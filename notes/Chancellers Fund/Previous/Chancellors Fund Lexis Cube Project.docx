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429CE" w:rsidRPr="00786417" w:rsidRDefault="00727C47" w:rsidP="00C83DD6">
      <w:pPr>
        <w:jc w:val="center"/>
        <w:rPr>
          <w:rFonts w:ascii="Arial Narrow" w:hAnsi="Arial Narrow" w:cs="Arial"/>
          <w:b/>
          <w:bCs/>
          <w:sz w:val="32"/>
        </w:rPr>
      </w:pPr>
      <w:ins w:id="0" w:author="Authorised User" w:date="2010-09-03T15:32:00Z">
        <w:r>
          <w:rPr>
            <w:rFonts w:ascii="Arial Narrow" w:hAnsi="Arial Narrow" w:cs="Arial"/>
            <w:b/>
            <w:bCs/>
            <w:noProof/>
            <w:sz w:val="32"/>
            <w:lang w:eastAsia="en-GB"/>
          </w:rPr>
          <w:drawing>
            <wp:anchor distT="0" distB="0" distL="114300" distR="114300" simplePos="0" relativeHeight="251657216" behindDoc="0" locked="0" layoutInCell="1" allowOverlap="1">
              <wp:simplePos x="0" y="0"/>
              <wp:positionH relativeFrom="column">
                <wp:posOffset>0</wp:posOffset>
              </wp:positionH>
              <wp:positionV relativeFrom="paragraph">
                <wp:posOffset>-151130</wp:posOffset>
              </wp:positionV>
              <wp:extent cx="2381250" cy="742950"/>
              <wp:effectExtent l="19050" t="0" r="0" b="0"/>
              <wp:wrapSquare wrapText="bothSides"/>
              <wp:docPr id="5" name="Picture 5" descr="UniofGlasgow_bl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niofGlasgow_black"/>
                      <pic:cNvPicPr>
                        <a:picLocks noChangeAspect="1" noChangeArrowheads="1"/>
                      </pic:cNvPicPr>
                    </pic:nvPicPr>
                    <pic:blipFill>
                      <a:blip r:embed="rId7" cstate="print"/>
                      <a:srcRect/>
                      <a:stretch>
                        <a:fillRect/>
                      </a:stretch>
                    </pic:blipFill>
                    <pic:spPr bwMode="auto">
                      <a:xfrm>
                        <a:off x="0" y="0"/>
                        <a:ext cx="2381250" cy="742950"/>
                      </a:xfrm>
                      <a:prstGeom prst="rect">
                        <a:avLst/>
                      </a:prstGeom>
                      <a:noFill/>
                      <a:ln w="9525">
                        <a:noFill/>
                        <a:miter lim="800000"/>
                        <a:headEnd/>
                        <a:tailEnd/>
                      </a:ln>
                    </pic:spPr>
                  </pic:pic>
                </a:graphicData>
              </a:graphic>
            </wp:anchor>
          </w:drawing>
        </w:r>
      </w:ins>
      <w:ins w:id="1" w:author="Authorised User" w:date="2010-09-03T15:33:00Z">
        <w:r w:rsidR="0071641A">
          <w:rPr>
            <w:rFonts w:ascii="Arial Narrow" w:hAnsi="Arial Narrow" w:cs="Arial"/>
            <w:b/>
            <w:bCs/>
            <w:noProof/>
            <w:sz w:val="32"/>
            <w:lang w:eastAsia="en-GB"/>
          </w:rPr>
          <w:pict>
            <v:shapetype id="_x0000_t202" coordsize="21600,21600" o:spt="202" path="m,l,21600r21600,l21600,xe">
              <v:stroke joinstyle="miter"/>
              <v:path gradientshapeok="t" o:connecttype="rect"/>
            </v:shapetype>
            <v:shape id="_x0000_s1031" type="#_x0000_t202" style="position:absolute;left:0;text-align:left;margin-left:19.35pt;margin-top:-11.9pt;width:279pt;height:54pt;z-index:251659264;mso-position-horizontal-relative:text;mso-position-vertical-relative:text" stroked="f" strokecolor="#9cf">
              <v:textbox style="mso-next-textbox:#_x0000_s1031">
                <w:txbxContent>
                  <w:p w:rsidR="009B0863" w:rsidRPr="009B0863" w:rsidRDefault="009B0863" w:rsidP="009B0863">
                    <w:pPr>
                      <w:rPr>
                        <w:rFonts w:ascii="Arial" w:hAnsi="Arial" w:cs="Arial"/>
                        <w:bCs/>
                        <w:sz w:val="48"/>
                        <w:szCs w:val="48"/>
                      </w:rPr>
                    </w:pPr>
                    <w:r>
                      <w:rPr>
                        <w:rFonts w:ascii="Arial" w:hAnsi="Arial" w:cs="Arial"/>
                        <w:bCs/>
                        <w:sz w:val="48"/>
                        <w:szCs w:val="48"/>
                      </w:rPr>
                      <w:t>Chancellor’s Fund</w:t>
                    </w:r>
                  </w:p>
                  <w:p w:rsidR="009B0863" w:rsidRPr="009B0863" w:rsidRDefault="009B0863" w:rsidP="009B0863">
                    <w:pPr>
                      <w:pStyle w:val="Heading1"/>
                      <w:jc w:val="left"/>
                      <w:rPr>
                        <w:sz w:val="48"/>
                        <w:szCs w:val="48"/>
                      </w:rPr>
                    </w:pPr>
                    <w:r>
                      <w:rPr>
                        <w:b w:val="0"/>
                        <w:sz w:val="32"/>
                        <w:szCs w:val="32"/>
                      </w:rPr>
                      <w:t>Project Application Form</w:t>
                    </w:r>
                  </w:p>
                </w:txbxContent>
              </v:textbox>
            </v:shape>
          </w:pict>
        </w:r>
      </w:ins>
      <w:ins w:id="2" w:author="Authorised User" w:date="2010-09-03T15:32:00Z">
        <w:r w:rsidR="0071641A">
          <w:rPr>
            <w:rFonts w:ascii="Arial Narrow" w:hAnsi="Arial Narrow" w:cs="Arial"/>
            <w:b/>
            <w:bCs/>
            <w:noProof/>
            <w:sz w:val="32"/>
            <w:lang w:eastAsia="en-GB"/>
          </w:rPr>
          <w:pict>
            <v:line id="_x0000_s1030" style="position:absolute;left:0;text-align:left;z-index:251658240;mso-position-horizontal-relative:text;mso-position-vertical-relative:text" from="10.35pt,-11.9pt" to="10.35pt,42.1pt" strokeweight="2pt"/>
          </w:pict>
        </w:r>
      </w:ins>
      <w:del w:id="3" w:author="Authorised User" w:date="2010-09-03T15:32:00Z">
        <w:r w:rsidR="0071641A" w:rsidRPr="0071641A">
          <w:rPr>
            <w:rFonts w:ascii="Arial Narrow" w:hAnsi="Arial Narrow"/>
            <w:noProof/>
          </w:rPr>
          <w:pict>
            <v:shape id="_x0000_s1028" type="#_x0000_t202" style="position:absolute;left:0;text-align:left;margin-left:-9pt;margin-top:-38.9pt;width:158.65pt;height:46.95pt;z-index:251656192;mso-wrap-style:none;mso-position-horizontal-relative:text;mso-position-vertical-relative:text" stroked="f">
              <v:textbox style="mso-fit-shape-to-text:t">
                <w:txbxContent>
                  <w:p w:rsidR="000429CE" w:rsidRDefault="00CF19F3" w:rsidP="004A1EFA">
                    <w:pPr>
                      <w:jc w:val="center"/>
                    </w:pPr>
                    <w:r>
                      <w:rPr>
                        <w:noProof/>
                        <w:lang w:eastAsia="en-GB"/>
                      </w:rPr>
                      <w:drawing>
                        <wp:inline distT="0" distB="0" distL="0" distR="0">
                          <wp:extent cx="1828800" cy="504825"/>
                          <wp:effectExtent l="19050" t="0" r="0" b="0"/>
                          <wp:docPr id="1" name="Picture 1" descr="UniofGlasgow_CMY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iofGlasgow_CMYK"/>
                                  <pic:cNvPicPr>
                                    <a:picLocks noChangeAspect="1" noChangeArrowheads="1"/>
                                  </pic:cNvPicPr>
                                </pic:nvPicPr>
                                <pic:blipFill>
                                  <a:blip r:embed="rId8"/>
                                  <a:srcRect/>
                                  <a:stretch>
                                    <a:fillRect/>
                                  </a:stretch>
                                </pic:blipFill>
                                <pic:spPr bwMode="auto">
                                  <a:xfrm>
                                    <a:off x="0" y="0"/>
                                    <a:ext cx="1828800" cy="504825"/>
                                  </a:xfrm>
                                  <a:prstGeom prst="rect">
                                    <a:avLst/>
                                  </a:prstGeom>
                                  <a:noFill/>
                                  <a:ln w="9525">
                                    <a:noFill/>
                                    <a:miter lim="800000"/>
                                    <a:headEnd/>
                                    <a:tailEnd/>
                                  </a:ln>
                                </pic:spPr>
                              </pic:pic>
                            </a:graphicData>
                          </a:graphic>
                        </wp:inline>
                      </w:drawing>
                    </w:r>
                  </w:p>
                </w:txbxContent>
              </v:textbox>
              <w10:wrap type="square"/>
            </v:shape>
          </w:pict>
        </w:r>
      </w:del>
    </w:p>
    <w:p w:rsidR="00A166AD" w:rsidRPr="00786417" w:rsidRDefault="00A166AD" w:rsidP="00C83DD6">
      <w:pPr>
        <w:jc w:val="center"/>
        <w:rPr>
          <w:rFonts w:ascii="Arial Narrow" w:hAnsi="Arial Narrow" w:cs="Arial"/>
          <w:b/>
          <w:bCs/>
          <w:sz w:val="32"/>
        </w:rPr>
      </w:pPr>
    </w:p>
    <w:p w:rsidR="00A166AD" w:rsidRPr="00786417" w:rsidRDefault="00A166AD" w:rsidP="00C83DD6">
      <w:pPr>
        <w:jc w:val="center"/>
        <w:rPr>
          <w:rFonts w:ascii="Arial Narrow" w:hAnsi="Arial Narrow" w:cs="Arial"/>
          <w:b/>
          <w:bCs/>
          <w:sz w:val="32"/>
        </w:rPr>
      </w:pPr>
    </w:p>
    <w:p w:rsidR="00A166AD" w:rsidRPr="00786417" w:rsidRDefault="00A166AD" w:rsidP="00786417">
      <w:pPr>
        <w:rPr>
          <w:rFonts w:ascii="Arial Narrow" w:hAnsi="Arial Narrow" w:cs="Arial"/>
          <w:b/>
          <w:bCs/>
          <w:sz w:val="32"/>
        </w:rPr>
      </w:pPr>
    </w:p>
    <w:p w:rsidR="000429CE" w:rsidRPr="00786417" w:rsidRDefault="0049019B">
      <w:pPr>
        <w:rPr>
          <w:rFonts w:ascii="Arial" w:hAnsi="Arial" w:cs="Arial"/>
          <w:sz w:val="20"/>
        </w:rPr>
      </w:pPr>
      <w:r w:rsidRPr="00786417">
        <w:rPr>
          <w:rFonts w:ascii="Arial" w:hAnsi="Arial" w:cs="Arial"/>
          <w:sz w:val="20"/>
        </w:rPr>
        <w:t xml:space="preserve">Please complete and return this form to the Development and Alumni Office at the address shown overleaf. A </w:t>
      </w:r>
      <w:r w:rsidRPr="00786417">
        <w:rPr>
          <w:rFonts w:ascii="Arial" w:hAnsi="Arial" w:cs="Arial"/>
          <w:b/>
          <w:bCs/>
          <w:sz w:val="20"/>
        </w:rPr>
        <w:t>two page</w:t>
      </w:r>
      <w:r w:rsidRPr="00786417">
        <w:rPr>
          <w:rFonts w:ascii="Arial" w:hAnsi="Arial" w:cs="Arial"/>
          <w:sz w:val="20"/>
        </w:rPr>
        <w:t xml:space="preserve"> expansion of the project summary may be attached.</w:t>
      </w:r>
    </w:p>
    <w:p w:rsidR="000429CE" w:rsidRPr="00786417" w:rsidRDefault="000429CE">
      <w:pPr>
        <w:rPr>
          <w:rFonts w:ascii="Arial Narrow" w:hAnsi="Arial Narrow"/>
        </w:rPr>
      </w:pPr>
    </w:p>
    <w:tbl>
      <w:tblPr>
        <w:tblStyle w:val="TableGrid"/>
        <w:tblW w:w="9968" w:type="dxa"/>
        <w:tblLook w:val="01E0"/>
      </w:tblPr>
      <w:tblGrid>
        <w:gridCol w:w="1715"/>
        <w:gridCol w:w="2700"/>
        <w:gridCol w:w="314"/>
        <w:gridCol w:w="205"/>
        <w:gridCol w:w="573"/>
        <w:gridCol w:w="718"/>
        <w:gridCol w:w="573"/>
        <w:gridCol w:w="370"/>
        <w:gridCol w:w="329"/>
        <w:gridCol w:w="2471"/>
      </w:tblGrid>
      <w:tr w:rsidR="00FB65D7" w:rsidRPr="00CE203C" w:rsidTr="0092756B">
        <w:trPr>
          <w:trHeight w:val="423"/>
        </w:trPr>
        <w:tc>
          <w:tcPr>
            <w:tcW w:w="1725" w:type="dxa"/>
            <w:tcBorders>
              <w:top w:val="nil"/>
              <w:left w:val="nil"/>
              <w:bottom w:val="nil"/>
              <w:right w:val="nil"/>
            </w:tcBorders>
            <w:vAlign w:val="center"/>
          </w:tcPr>
          <w:p w:rsidR="00FB65D7" w:rsidRPr="00CE203C" w:rsidRDefault="00FB65D7" w:rsidP="005C3318">
            <w:pPr>
              <w:rPr>
                <w:rFonts w:ascii="Arial Narrow" w:hAnsi="Arial Narrow" w:cs="Arial"/>
                <w:sz w:val="20"/>
                <w:szCs w:val="20"/>
              </w:rPr>
            </w:pPr>
            <w:r w:rsidRPr="00CE203C">
              <w:rPr>
                <w:rFonts w:ascii="Arial Narrow" w:hAnsi="Arial Narrow" w:cs="Arial"/>
                <w:sz w:val="20"/>
                <w:szCs w:val="20"/>
              </w:rPr>
              <w:t>Applicant’s Name</w:t>
            </w:r>
          </w:p>
        </w:tc>
        <w:tc>
          <w:tcPr>
            <w:tcW w:w="8243" w:type="dxa"/>
            <w:gridSpan w:val="9"/>
            <w:tcBorders>
              <w:top w:val="nil"/>
              <w:left w:val="nil"/>
              <w:bottom w:val="single" w:sz="4" w:space="0" w:color="auto"/>
              <w:right w:val="nil"/>
            </w:tcBorders>
            <w:vAlign w:val="center"/>
          </w:tcPr>
          <w:p w:rsidR="00FB65D7" w:rsidRPr="00CE203C" w:rsidRDefault="00A4001F" w:rsidP="005C3318">
            <w:pPr>
              <w:rPr>
                <w:rFonts w:ascii="Arial Narrow" w:hAnsi="Arial Narrow" w:cs="Arial"/>
                <w:sz w:val="20"/>
                <w:szCs w:val="20"/>
              </w:rPr>
            </w:pPr>
            <w:r>
              <w:rPr>
                <w:rFonts w:ascii="Arial Narrow" w:hAnsi="Arial Narrow" w:cs="Arial"/>
                <w:sz w:val="20"/>
                <w:szCs w:val="20"/>
              </w:rPr>
              <w:t>Dr Jonathan William Minton</w:t>
            </w:r>
          </w:p>
        </w:tc>
      </w:tr>
      <w:tr w:rsidR="00FB65D7" w:rsidRPr="00CE203C" w:rsidTr="0092756B">
        <w:trPr>
          <w:trHeight w:val="515"/>
        </w:trPr>
        <w:tc>
          <w:tcPr>
            <w:tcW w:w="1725" w:type="dxa"/>
            <w:tcBorders>
              <w:top w:val="nil"/>
              <w:left w:val="nil"/>
              <w:bottom w:val="nil"/>
              <w:right w:val="nil"/>
            </w:tcBorders>
            <w:vAlign w:val="center"/>
          </w:tcPr>
          <w:p w:rsidR="00FB65D7" w:rsidRPr="00CE203C" w:rsidRDefault="00FB65D7" w:rsidP="005C3318">
            <w:pPr>
              <w:rPr>
                <w:rFonts w:ascii="Arial Narrow" w:hAnsi="Arial Narrow" w:cs="Arial"/>
                <w:sz w:val="20"/>
                <w:szCs w:val="20"/>
              </w:rPr>
            </w:pPr>
            <w:r w:rsidRPr="00CE203C">
              <w:rPr>
                <w:rFonts w:ascii="Arial Narrow" w:hAnsi="Arial Narrow" w:cs="Arial"/>
                <w:sz w:val="20"/>
                <w:szCs w:val="20"/>
              </w:rPr>
              <w:t>School/ Institute/ Service</w:t>
            </w:r>
          </w:p>
        </w:tc>
        <w:tc>
          <w:tcPr>
            <w:tcW w:w="8243" w:type="dxa"/>
            <w:gridSpan w:val="9"/>
            <w:tcBorders>
              <w:top w:val="single" w:sz="4" w:space="0" w:color="auto"/>
              <w:left w:val="nil"/>
              <w:bottom w:val="single" w:sz="4" w:space="0" w:color="auto"/>
              <w:right w:val="nil"/>
            </w:tcBorders>
            <w:vAlign w:val="center"/>
          </w:tcPr>
          <w:p w:rsidR="00FB65D7" w:rsidRPr="00CE203C" w:rsidRDefault="001F7D21" w:rsidP="005C3318">
            <w:pPr>
              <w:rPr>
                <w:rFonts w:ascii="Arial Narrow" w:hAnsi="Arial Narrow" w:cs="Arial"/>
                <w:sz w:val="20"/>
                <w:szCs w:val="20"/>
              </w:rPr>
            </w:pPr>
            <w:r>
              <w:rPr>
                <w:rFonts w:ascii="Arial Narrow" w:hAnsi="Arial Narrow" w:cs="Arial"/>
                <w:sz w:val="20"/>
                <w:szCs w:val="20"/>
              </w:rPr>
              <w:t>SSPS</w:t>
            </w:r>
          </w:p>
        </w:tc>
      </w:tr>
      <w:tr w:rsidR="005C3318" w:rsidRPr="00CE203C" w:rsidTr="00CE203C">
        <w:tc>
          <w:tcPr>
            <w:tcW w:w="9968" w:type="dxa"/>
            <w:gridSpan w:val="10"/>
            <w:tcBorders>
              <w:top w:val="nil"/>
              <w:left w:val="nil"/>
              <w:bottom w:val="nil"/>
              <w:right w:val="nil"/>
            </w:tcBorders>
            <w:vAlign w:val="center"/>
          </w:tcPr>
          <w:p w:rsidR="005C3318" w:rsidRPr="00CE203C" w:rsidRDefault="005C3318" w:rsidP="005C3318">
            <w:pPr>
              <w:rPr>
                <w:rFonts w:ascii="Arial Narrow" w:hAnsi="Arial Narrow" w:cs="Arial"/>
                <w:sz w:val="20"/>
                <w:szCs w:val="20"/>
              </w:rPr>
            </w:pPr>
          </w:p>
        </w:tc>
      </w:tr>
      <w:tr w:rsidR="005C3318" w:rsidRPr="00CE203C" w:rsidTr="00CE203C">
        <w:trPr>
          <w:trHeight w:val="309"/>
        </w:trPr>
        <w:tc>
          <w:tcPr>
            <w:tcW w:w="9968" w:type="dxa"/>
            <w:gridSpan w:val="10"/>
            <w:tcBorders>
              <w:top w:val="nil"/>
              <w:left w:val="nil"/>
              <w:bottom w:val="nil"/>
              <w:right w:val="nil"/>
            </w:tcBorders>
            <w:vAlign w:val="center"/>
          </w:tcPr>
          <w:p w:rsidR="005C3318" w:rsidRPr="00CE203C" w:rsidRDefault="005C3318" w:rsidP="005C3318">
            <w:pPr>
              <w:rPr>
                <w:rFonts w:ascii="Arial Narrow" w:hAnsi="Arial Narrow" w:cs="Arial"/>
                <w:sz w:val="18"/>
                <w:szCs w:val="18"/>
              </w:rPr>
            </w:pPr>
            <w:r w:rsidRPr="00CE203C">
              <w:rPr>
                <w:rFonts w:ascii="Arial Narrow" w:hAnsi="Arial Narrow" w:cs="Arial"/>
                <w:sz w:val="18"/>
                <w:szCs w:val="18"/>
              </w:rPr>
              <w:t>If your School/ Institute/ Service has received previous funding from the Chancellor’s Fund, please indicate:</w:t>
            </w:r>
          </w:p>
        </w:tc>
      </w:tr>
      <w:tr w:rsidR="00F84235" w:rsidRPr="00CE203C" w:rsidTr="0092756B">
        <w:trPr>
          <w:trHeight w:val="436"/>
        </w:trPr>
        <w:tc>
          <w:tcPr>
            <w:tcW w:w="1725" w:type="dxa"/>
            <w:tcBorders>
              <w:top w:val="nil"/>
              <w:left w:val="nil"/>
              <w:bottom w:val="nil"/>
              <w:right w:val="nil"/>
            </w:tcBorders>
            <w:vAlign w:val="center"/>
          </w:tcPr>
          <w:p w:rsidR="005C3318" w:rsidRPr="00CE203C" w:rsidRDefault="005C3318" w:rsidP="005C3318">
            <w:pPr>
              <w:rPr>
                <w:rFonts w:ascii="Arial Narrow" w:hAnsi="Arial Narrow" w:cs="Arial"/>
                <w:sz w:val="20"/>
                <w:szCs w:val="20"/>
              </w:rPr>
            </w:pPr>
            <w:r w:rsidRPr="00CE203C">
              <w:rPr>
                <w:rFonts w:ascii="Arial Narrow" w:hAnsi="Arial Narrow" w:cs="Arial"/>
                <w:sz w:val="20"/>
                <w:szCs w:val="20"/>
              </w:rPr>
              <w:t>Date of the Award</w:t>
            </w:r>
          </w:p>
        </w:tc>
        <w:tc>
          <w:tcPr>
            <w:tcW w:w="3045" w:type="dxa"/>
            <w:gridSpan w:val="2"/>
            <w:tcBorders>
              <w:top w:val="nil"/>
              <w:left w:val="nil"/>
              <w:bottom w:val="single" w:sz="4" w:space="0" w:color="auto"/>
              <w:right w:val="nil"/>
            </w:tcBorders>
            <w:vAlign w:val="center"/>
          </w:tcPr>
          <w:p w:rsidR="005C3318" w:rsidRPr="00CE203C" w:rsidRDefault="005C3318" w:rsidP="005C3318">
            <w:pPr>
              <w:rPr>
                <w:rFonts w:ascii="Arial Narrow" w:hAnsi="Arial Narrow" w:cs="Arial"/>
                <w:sz w:val="20"/>
                <w:szCs w:val="20"/>
              </w:rPr>
            </w:pPr>
          </w:p>
        </w:tc>
        <w:tc>
          <w:tcPr>
            <w:tcW w:w="2372" w:type="dxa"/>
            <w:gridSpan w:val="5"/>
            <w:tcBorders>
              <w:top w:val="nil"/>
              <w:left w:val="nil"/>
              <w:bottom w:val="nil"/>
              <w:right w:val="nil"/>
            </w:tcBorders>
            <w:vAlign w:val="center"/>
          </w:tcPr>
          <w:p w:rsidR="005C3318" w:rsidRPr="00CE203C" w:rsidRDefault="005C3318" w:rsidP="005C3318">
            <w:pPr>
              <w:rPr>
                <w:rFonts w:ascii="Arial Narrow" w:hAnsi="Arial Narrow" w:cs="Arial"/>
                <w:sz w:val="20"/>
                <w:szCs w:val="20"/>
              </w:rPr>
            </w:pPr>
            <w:r w:rsidRPr="00CE203C">
              <w:rPr>
                <w:rFonts w:ascii="Arial Narrow" w:hAnsi="Arial Narrow" w:cs="Arial"/>
                <w:sz w:val="20"/>
                <w:szCs w:val="20"/>
              </w:rPr>
              <w:t>Amount of Funding Provided</w:t>
            </w:r>
          </w:p>
        </w:tc>
        <w:tc>
          <w:tcPr>
            <w:tcW w:w="2826" w:type="dxa"/>
            <w:gridSpan w:val="2"/>
            <w:tcBorders>
              <w:top w:val="nil"/>
              <w:left w:val="nil"/>
              <w:bottom w:val="single" w:sz="4" w:space="0" w:color="auto"/>
              <w:right w:val="nil"/>
            </w:tcBorders>
            <w:vAlign w:val="center"/>
          </w:tcPr>
          <w:p w:rsidR="005C3318" w:rsidRPr="00CE203C" w:rsidRDefault="005C3318" w:rsidP="005C3318">
            <w:pPr>
              <w:rPr>
                <w:rFonts w:ascii="Arial Narrow" w:hAnsi="Arial Narrow" w:cs="Arial"/>
                <w:sz w:val="20"/>
                <w:szCs w:val="20"/>
              </w:rPr>
            </w:pPr>
            <w:r w:rsidRPr="00CE203C">
              <w:rPr>
                <w:rFonts w:ascii="Arial Narrow" w:hAnsi="Arial Narrow" w:cs="Arial"/>
                <w:sz w:val="20"/>
                <w:szCs w:val="20"/>
              </w:rPr>
              <w:t>£</w:t>
            </w:r>
          </w:p>
        </w:tc>
      </w:tr>
      <w:tr w:rsidR="005C3318" w:rsidRPr="00CE203C" w:rsidTr="0092756B">
        <w:tc>
          <w:tcPr>
            <w:tcW w:w="1725" w:type="dxa"/>
            <w:tcBorders>
              <w:top w:val="nil"/>
              <w:left w:val="nil"/>
              <w:bottom w:val="nil"/>
              <w:right w:val="nil"/>
            </w:tcBorders>
            <w:vAlign w:val="center"/>
          </w:tcPr>
          <w:p w:rsidR="005C3318" w:rsidRPr="00CE203C" w:rsidRDefault="005C3318" w:rsidP="005C3318">
            <w:pPr>
              <w:rPr>
                <w:rFonts w:ascii="Arial Narrow" w:hAnsi="Arial Narrow" w:cs="Arial"/>
                <w:sz w:val="20"/>
                <w:szCs w:val="20"/>
              </w:rPr>
            </w:pPr>
          </w:p>
        </w:tc>
        <w:tc>
          <w:tcPr>
            <w:tcW w:w="8243" w:type="dxa"/>
            <w:gridSpan w:val="9"/>
            <w:tcBorders>
              <w:top w:val="nil"/>
              <w:left w:val="nil"/>
              <w:right w:val="nil"/>
            </w:tcBorders>
            <w:vAlign w:val="center"/>
          </w:tcPr>
          <w:p w:rsidR="005C3318" w:rsidRPr="00CE203C" w:rsidRDefault="005C3318" w:rsidP="005C3318">
            <w:pPr>
              <w:rPr>
                <w:rFonts w:ascii="Arial Narrow" w:hAnsi="Arial Narrow" w:cs="Arial"/>
                <w:sz w:val="20"/>
                <w:szCs w:val="20"/>
              </w:rPr>
            </w:pPr>
          </w:p>
        </w:tc>
      </w:tr>
      <w:tr w:rsidR="00FB65D7" w:rsidRPr="00CE203C" w:rsidTr="0092756B">
        <w:trPr>
          <w:trHeight w:val="844"/>
        </w:trPr>
        <w:tc>
          <w:tcPr>
            <w:tcW w:w="1725" w:type="dxa"/>
            <w:tcBorders>
              <w:top w:val="nil"/>
              <w:left w:val="nil"/>
              <w:bottom w:val="nil"/>
            </w:tcBorders>
            <w:tcMar>
              <w:top w:w="85" w:type="dxa"/>
            </w:tcMar>
          </w:tcPr>
          <w:p w:rsidR="00FB65D7" w:rsidRPr="00CE203C" w:rsidRDefault="00FB65D7" w:rsidP="005C3318">
            <w:pPr>
              <w:rPr>
                <w:rFonts w:ascii="Arial Narrow" w:hAnsi="Arial Narrow" w:cs="Arial"/>
                <w:sz w:val="20"/>
                <w:szCs w:val="20"/>
              </w:rPr>
            </w:pPr>
            <w:r w:rsidRPr="00CE203C">
              <w:rPr>
                <w:rFonts w:ascii="Arial Narrow" w:hAnsi="Arial Narrow" w:cs="Arial"/>
                <w:sz w:val="20"/>
                <w:szCs w:val="20"/>
              </w:rPr>
              <w:t>Title of Project</w:t>
            </w:r>
          </w:p>
        </w:tc>
        <w:tc>
          <w:tcPr>
            <w:tcW w:w="8243" w:type="dxa"/>
            <w:gridSpan w:val="9"/>
            <w:vAlign w:val="center"/>
          </w:tcPr>
          <w:p w:rsidR="00FB65D7" w:rsidRPr="00CE203C" w:rsidRDefault="00A4001F" w:rsidP="00A4001F">
            <w:pPr>
              <w:rPr>
                <w:rFonts w:ascii="Arial Narrow" w:hAnsi="Arial Narrow" w:cs="Arial"/>
                <w:sz w:val="20"/>
                <w:szCs w:val="20"/>
              </w:rPr>
            </w:pPr>
            <w:r>
              <w:rPr>
                <w:rFonts w:ascii="Arial Narrow" w:hAnsi="Arial Narrow" w:cs="Arial"/>
                <w:sz w:val="20"/>
                <w:szCs w:val="20"/>
              </w:rPr>
              <w:t>Data as Sculpture: Using 3D printing and milling to reify demographic landscapes and reveal complex social-spatial structure</w:t>
            </w:r>
          </w:p>
        </w:tc>
      </w:tr>
      <w:tr w:rsidR="00F84235" w:rsidRPr="00CE203C" w:rsidTr="005B39EE">
        <w:trPr>
          <w:trHeight w:val="480"/>
        </w:trPr>
        <w:tc>
          <w:tcPr>
            <w:tcW w:w="4456" w:type="dxa"/>
            <w:gridSpan w:val="2"/>
            <w:tcBorders>
              <w:top w:val="nil"/>
              <w:left w:val="nil"/>
              <w:bottom w:val="nil"/>
              <w:right w:val="nil"/>
            </w:tcBorders>
            <w:tcMar>
              <w:top w:w="85" w:type="dxa"/>
            </w:tcMar>
          </w:tcPr>
          <w:p w:rsidR="0092756B" w:rsidRPr="00CE203C" w:rsidRDefault="0092756B" w:rsidP="005C3318">
            <w:pPr>
              <w:rPr>
                <w:rFonts w:ascii="Arial Narrow" w:hAnsi="Arial Narrow" w:cs="Arial"/>
                <w:sz w:val="20"/>
                <w:szCs w:val="20"/>
              </w:rPr>
            </w:pPr>
            <w:r>
              <w:rPr>
                <w:rFonts w:ascii="Arial Narrow" w:hAnsi="Arial Narrow" w:cs="Arial"/>
                <w:sz w:val="20"/>
                <w:szCs w:val="20"/>
              </w:rPr>
              <w:t xml:space="preserve">If your project requires ethical approval from an official body, has this been </w:t>
            </w:r>
            <w:proofErr w:type="gramStart"/>
            <w:r>
              <w:rPr>
                <w:rFonts w:ascii="Arial Narrow" w:hAnsi="Arial Narrow" w:cs="Arial"/>
                <w:sz w:val="20"/>
                <w:szCs w:val="20"/>
              </w:rPr>
              <w:t>granted ?</w:t>
            </w:r>
            <w:proofErr w:type="gramEnd"/>
          </w:p>
        </w:tc>
        <w:tc>
          <w:tcPr>
            <w:tcW w:w="519" w:type="dxa"/>
            <w:gridSpan w:val="2"/>
            <w:tcBorders>
              <w:left w:val="nil"/>
              <w:right w:val="nil"/>
            </w:tcBorders>
            <w:vAlign w:val="center"/>
          </w:tcPr>
          <w:p w:rsidR="0092756B" w:rsidRPr="00CE203C" w:rsidRDefault="0092756B" w:rsidP="005C3318">
            <w:pPr>
              <w:rPr>
                <w:rFonts w:ascii="Arial Narrow" w:hAnsi="Arial Narrow" w:cs="Arial"/>
                <w:sz w:val="20"/>
                <w:szCs w:val="20"/>
              </w:rPr>
            </w:pPr>
            <w:r>
              <w:rPr>
                <w:rFonts w:ascii="Arial Narrow" w:hAnsi="Arial Narrow" w:cs="Arial"/>
                <w:sz w:val="20"/>
                <w:szCs w:val="20"/>
              </w:rPr>
              <w:t>Yes</w:t>
            </w:r>
          </w:p>
        </w:tc>
        <w:tc>
          <w:tcPr>
            <w:tcW w:w="533" w:type="dxa"/>
            <w:tcBorders>
              <w:left w:val="nil"/>
              <w:right w:val="nil"/>
            </w:tcBorders>
            <w:vAlign w:val="center"/>
          </w:tcPr>
          <w:p w:rsidR="0092756B" w:rsidRPr="005B39EE" w:rsidRDefault="005B39EE" w:rsidP="005C3318">
            <w:pPr>
              <w:rPr>
                <w:rFonts w:ascii="Arial Narrow" w:hAnsi="Arial Narrow" w:cs="Arial"/>
                <w:sz w:val="40"/>
                <w:szCs w:val="40"/>
              </w:rPr>
            </w:pPr>
            <w:r w:rsidRPr="005B39EE">
              <w:rPr>
                <w:rFonts w:ascii="Arial Narrow" w:hAnsi="Arial Narrow" w:cs="Arial"/>
                <w:sz w:val="40"/>
                <w:szCs w:val="40"/>
              </w:rPr>
              <w:sym w:font="Wingdings" w:char="F06F"/>
            </w:r>
          </w:p>
        </w:tc>
        <w:tc>
          <w:tcPr>
            <w:tcW w:w="720" w:type="dxa"/>
            <w:tcBorders>
              <w:left w:val="nil"/>
              <w:right w:val="nil"/>
            </w:tcBorders>
            <w:vAlign w:val="center"/>
          </w:tcPr>
          <w:p w:rsidR="0092756B" w:rsidRPr="00CE203C" w:rsidRDefault="0092756B" w:rsidP="0092756B">
            <w:pPr>
              <w:jc w:val="right"/>
              <w:rPr>
                <w:rFonts w:ascii="Arial Narrow" w:hAnsi="Arial Narrow" w:cs="Arial"/>
                <w:sz w:val="20"/>
                <w:szCs w:val="20"/>
              </w:rPr>
            </w:pPr>
            <w:r>
              <w:rPr>
                <w:rFonts w:ascii="Arial Narrow" w:hAnsi="Arial Narrow" w:cs="Arial"/>
                <w:sz w:val="20"/>
                <w:szCs w:val="20"/>
              </w:rPr>
              <w:t>No</w:t>
            </w:r>
          </w:p>
        </w:tc>
        <w:tc>
          <w:tcPr>
            <w:tcW w:w="540" w:type="dxa"/>
            <w:tcBorders>
              <w:left w:val="nil"/>
              <w:right w:val="nil"/>
            </w:tcBorders>
            <w:vAlign w:val="center"/>
          </w:tcPr>
          <w:p w:rsidR="0092756B" w:rsidRPr="005B39EE" w:rsidRDefault="005B39EE" w:rsidP="005C3318">
            <w:pPr>
              <w:rPr>
                <w:rFonts w:ascii="Arial Narrow" w:hAnsi="Arial Narrow" w:cs="Arial"/>
                <w:sz w:val="40"/>
                <w:szCs w:val="40"/>
              </w:rPr>
            </w:pPr>
            <w:r w:rsidRPr="005B39EE">
              <w:rPr>
                <w:rFonts w:ascii="Arial Narrow" w:hAnsi="Arial Narrow" w:cs="Arial"/>
                <w:sz w:val="40"/>
                <w:szCs w:val="40"/>
              </w:rPr>
              <w:sym w:font="Wingdings" w:char="F06F"/>
            </w:r>
          </w:p>
        </w:tc>
        <w:tc>
          <w:tcPr>
            <w:tcW w:w="3200" w:type="dxa"/>
            <w:gridSpan w:val="3"/>
            <w:tcBorders>
              <w:left w:val="nil"/>
              <w:right w:val="nil"/>
            </w:tcBorders>
            <w:vAlign w:val="center"/>
          </w:tcPr>
          <w:p w:rsidR="0092756B" w:rsidRPr="00CE203C" w:rsidRDefault="0092756B" w:rsidP="005C3318">
            <w:pPr>
              <w:rPr>
                <w:rFonts w:ascii="Arial Narrow" w:hAnsi="Arial Narrow" w:cs="Arial"/>
                <w:sz w:val="20"/>
                <w:szCs w:val="20"/>
              </w:rPr>
            </w:pPr>
          </w:p>
        </w:tc>
      </w:tr>
      <w:tr w:rsidR="00FB65D7" w:rsidRPr="00CE203C" w:rsidTr="005B39EE">
        <w:trPr>
          <w:trHeight w:val="1379"/>
        </w:trPr>
        <w:tc>
          <w:tcPr>
            <w:tcW w:w="1725" w:type="dxa"/>
            <w:tcBorders>
              <w:top w:val="nil"/>
              <w:left w:val="nil"/>
              <w:bottom w:val="nil"/>
            </w:tcBorders>
            <w:tcMar>
              <w:top w:w="85" w:type="dxa"/>
            </w:tcMar>
          </w:tcPr>
          <w:p w:rsidR="00FB65D7" w:rsidRPr="00CE203C" w:rsidRDefault="005C3318" w:rsidP="005C3318">
            <w:pPr>
              <w:rPr>
                <w:rFonts w:ascii="Arial Narrow" w:hAnsi="Arial Narrow" w:cs="Arial"/>
                <w:sz w:val="20"/>
                <w:szCs w:val="20"/>
              </w:rPr>
            </w:pPr>
            <w:r w:rsidRPr="00CE203C">
              <w:rPr>
                <w:rFonts w:ascii="Arial Narrow" w:hAnsi="Arial Narrow" w:cs="Arial"/>
                <w:sz w:val="20"/>
                <w:szCs w:val="20"/>
              </w:rPr>
              <w:t>Purpose of Project</w:t>
            </w:r>
            <w:r w:rsidR="001936DF">
              <w:rPr>
                <w:rFonts w:ascii="Arial Narrow" w:hAnsi="Arial Narrow" w:cs="Arial"/>
                <w:sz w:val="20"/>
                <w:szCs w:val="20"/>
              </w:rPr>
              <w:t xml:space="preserve"> (maximum 100 words)</w:t>
            </w:r>
          </w:p>
        </w:tc>
        <w:tc>
          <w:tcPr>
            <w:tcW w:w="8243" w:type="dxa"/>
            <w:gridSpan w:val="9"/>
            <w:tcBorders>
              <w:bottom w:val="single" w:sz="4" w:space="0" w:color="auto"/>
            </w:tcBorders>
            <w:vAlign w:val="center"/>
          </w:tcPr>
          <w:p w:rsidR="00FB65D7" w:rsidRDefault="00A4001F" w:rsidP="005C3318">
            <w:pPr>
              <w:rPr>
                <w:rFonts w:ascii="Arial Narrow" w:hAnsi="Arial Narrow" w:cs="Arial"/>
                <w:sz w:val="20"/>
                <w:szCs w:val="20"/>
              </w:rPr>
            </w:pPr>
            <w:r>
              <w:rPr>
                <w:rFonts w:ascii="Arial Narrow" w:hAnsi="Arial Narrow" w:cs="Arial"/>
                <w:sz w:val="20"/>
                <w:szCs w:val="20"/>
              </w:rPr>
              <w:t xml:space="preserve">This project will explore the potential benefits of using 3D printing and milling to turn complex statistical data into something that students, researchers, and practitioners can explore with their hands as well as their eyes. </w:t>
            </w:r>
          </w:p>
          <w:p w:rsidR="00A86573" w:rsidRPr="00CE203C" w:rsidRDefault="00A86573" w:rsidP="00320FEA">
            <w:pPr>
              <w:rPr>
                <w:rFonts w:ascii="Arial Narrow" w:hAnsi="Arial Narrow" w:cs="Arial"/>
                <w:sz w:val="20"/>
                <w:szCs w:val="20"/>
              </w:rPr>
            </w:pPr>
            <w:r>
              <w:rPr>
                <w:rFonts w:ascii="Arial Narrow" w:hAnsi="Arial Narrow" w:cs="Arial"/>
                <w:sz w:val="20"/>
                <w:szCs w:val="20"/>
              </w:rPr>
              <w:t xml:space="preserve">The motivating example and initial application would be in using 3D printing and milling to turn Lexis maps, used by demographers to understand changes in ageing and mortality, into physical sculptures, where event risk variations across the Lexis surface are encoded as varying heights. Peaks, valleys, troughs and scars in these sculptures reveal important information which </w:t>
            </w:r>
            <w:r w:rsidR="00320FEA">
              <w:rPr>
                <w:rFonts w:ascii="Arial Narrow" w:hAnsi="Arial Narrow" w:cs="Arial"/>
                <w:sz w:val="20"/>
                <w:szCs w:val="20"/>
              </w:rPr>
              <w:t>graphs on a page will not</w:t>
            </w:r>
            <w:r>
              <w:rPr>
                <w:rFonts w:ascii="Arial Narrow" w:hAnsi="Arial Narrow" w:cs="Arial"/>
                <w:sz w:val="20"/>
                <w:szCs w:val="20"/>
              </w:rPr>
              <w:t>.</w:t>
            </w:r>
          </w:p>
        </w:tc>
      </w:tr>
      <w:tr w:rsidR="005C3318" w:rsidRPr="00CE203C" w:rsidTr="005B39EE">
        <w:trPr>
          <w:trHeight w:val="1258"/>
        </w:trPr>
        <w:tc>
          <w:tcPr>
            <w:tcW w:w="1725" w:type="dxa"/>
            <w:tcBorders>
              <w:top w:val="nil"/>
              <w:left w:val="nil"/>
              <w:bottom w:val="nil"/>
            </w:tcBorders>
            <w:tcMar>
              <w:top w:w="85" w:type="dxa"/>
            </w:tcMar>
          </w:tcPr>
          <w:p w:rsidR="005C3318" w:rsidRPr="00CE203C" w:rsidRDefault="005C3318" w:rsidP="005C3318">
            <w:pPr>
              <w:rPr>
                <w:rFonts w:ascii="Arial Narrow" w:hAnsi="Arial Narrow" w:cs="Arial"/>
                <w:sz w:val="20"/>
                <w:szCs w:val="20"/>
              </w:rPr>
            </w:pPr>
            <w:r w:rsidRPr="00CE203C">
              <w:rPr>
                <w:rFonts w:ascii="Arial Narrow" w:hAnsi="Arial Narrow" w:cs="Arial"/>
                <w:sz w:val="20"/>
                <w:szCs w:val="20"/>
              </w:rPr>
              <w:t>Who will benefit from this project?</w:t>
            </w:r>
          </w:p>
        </w:tc>
        <w:tc>
          <w:tcPr>
            <w:tcW w:w="8243" w:type="dxa"/>
            <w:gridSpan w:val="9"/>
            <w:tcBorders>
              <w:bottom w:val="single" w:sz="4" w:space="0" w:color="auto"/>
            </w:tcBorders>
            <w:vAlign w:val="center"/>
          </w:tcPr>
          <w:p w:rsidR="005C3318" w:rsidRDefault="00A86573" w:rsidP="005C3318">
            <w:pPr>
              <w:rPr>
                <w:rFonts w:ascii="Arial Narrow" w:hAnsi="Arial Narrow" w:cs="Arial"/>
                <w:sz w:val="20"/>
                <w:szCs w:val="20"/>
              </w:rPr>
            </w:pPr>
            <w:r>
              <w:rPr>
                <w:rFonts w:ascii="Arial Narrow" w:hAnsi="Arial Narrow" w:cs="Arial"/>
                <w:sz w:val="20"/>
                <w:szCs w:val="20"/>
              </w:rPr>
              <w:t>Anyone interested in how society changes in the longer term will benefit</w:t>
            </w:r>
            <w:r w:rsidR="00153445">
              <w:rPr>
                <w:rFonts w:ascii="Arial Narrow" w:hAnsi="Arial Narrow" w:cs="Arial"/>
                <w:sz w:val="20"/>
                <w:szCs w:val="20"/>
              </w:rPr>
              <w:t xml:space="preserve">, as demographic changes affect social and political issues ranging from healthcare, labour market activity, family size, migration, and lived experiences throughout the life course. </w:t>
            </w:r>
          </w:p>
          <w:p w:rsidR="00153445" w:rsidRPr="00CE203C" w:rsidRDefault="00153445" w:rsidP="00153445">
            <w:pPr>
              <w:rPr>
                <w:rFonts w:ascii="Arial Narrow" w:hAnsi="Arial Narrow" w:cs="Arial"/>
                <w:sz w:val="20"/>
                <w:szCs w:val="20"/>
              </w:rPr>
            </w:pPr>
            <w:r>
              <w:rPr>
                <w:rFonts w:ascii="Arial Narrow" w:hAnsi="Arial Narrow" w:cs="Arial"/>
                <w:sz w:val="20"/>
                <w:szCs w:val="20"/>
              </w:rPr>
              <w:t>Anyone who needs to understand and teach complex statistical data will benefit, both from the physical objects produced using the funds, which will be free to share within the college, and also from the knowledge gained about how to produce further statistical sculptures</w:t>
            </w:r>
            <w:r w:rsidR="00320FEA">
              <w:rPr>
                <w:rFonts w:ascii="Arial Narrow" w:hAnsi="Arial Narrow" w:cs="Arial"/>
                <w:sz w:val="20"/>
                <w:szCs w:val="20"/>
              </w:rPr>
              <w:t>.</w:t>
            </w:r>
          </w:p>
        </w:tc>
      </w:tr>
      <w:tr w:rsidR="005C3318" w:rsidRPr="00CE203C" w:rsidTr="00F809B3">
        <w:tc>
          <w:tcPr>
            <w:tcW w:w="9968" w:type="dxa"/>
            <w:gridSpan w:val="10"/>
            <w:tcBorders>
              <w:top w:val="nil"/>
              <w:left w:val="nil"/>
              <w:bottom w:val="nil"/>
              <w:right w:val="nil"/>
            </w:tcBorders>
            <w:tcMar>
              <w:top w:w="85" w:type="dxa"/>
            </w:tcMar>
          </w:tcPr>
          <w:p w:rsidR="005C3318" w:rsidRPr="00CE203C" w:rsidRDefault="005C3318" w:rsidP="005C3318">
            <w:pPr>
              <w:rPr>
                <w:rFonts w:ascii="Arial Narrow" w:hAnsi="Arial Narrow" w:cs="Arial"/>
                <w:sz w:val="20"/>
                <w:szCs w:val="20"/>
              </w:rPr>
            </w:pPr>
          </w:p>
        </w:tc>
      </w:tr>
      <w:tr w:rsidR="00F84235" w:rsidRPr="00CE203C" w:rsidTr="0092756B">
        <w:tc>
          <w:tcPr>
            <w:tcW w:w="1725" w:type="dxa"/>
            <w:tcBorders>
              <w:top w:val="nil"/>
              <w:left w:val="nil"/>
              <w:bottom w:val="nil"/>
              <w:right w:val="nil"/>
            </w:tcBorders>
            <w:tcMar>
              <w:top w:w="85" w:type="dxa"/>
            </w:tcMar>
            <w:vAlign w:val="center"/>
          </w:tcPr>
          <w:p w:rsidR="005C3318" w:rsidRPr="00CE203C" w:rsidRDefault="005C3318" w:rsidP="00C9142D">
            <w:pPr>
              <w:rPr>
                <w:rFonts w:ascii="Arial Narrow" w:hAnsi="Arial Narrow" w:cs="Arial"/>
                <w:sz w:val="20"/>
                <w:szCs w:val="20"/>
              </w:rPr>
            </w:pPr>
            <w:r w:rsidRPr="00CE203C">
              <w:rPr>
                <w:rFonts w:ascii="Arial Narrow" w:hAnsi="Arial Narrow" w:cs="Arial"/>
                <w:sz w:val="20"/>
                <w:szCs w:val="20"/>
              </w:rPr>
              <w:t>Total Cost of Project</w:t>
            </w:r>
            <w:r w:rsidR="00C9142D">
              <w:rPr>
                <w:rFonts w:ascii="Arial Narrow" w:hAnsi="Arial Narrow" w:cs="Arial"/>
                <w:sz w:val="20"/>
                <w:szCs w:val="20"/>
              </w:rPr>
              <w:t xml:space="preserve"> </w:t>
            </w:r>
          </w:p>
        </w:tc>
        <w:tc>
          <w:tcPr>
            <w:tcW w:w="3250" w:type="dxa"/>
            <w:gridSpan w:val="3"/>
            <w:tcBorders>
              <w:top w:val="nil"/>
              <w:left w:val="nil"/>
              <w:bottom w:val="single" w:sz="4" w:space="0" w:color="auto"/>
              <w:right w:val="nil"/>
            </w:tcBorders>
            <w:vAlign w:val="center"/>
          </w:tcPr>
          <w:p w:rsidR="005C3318" w:rsidRPr="00CE203C" w:rsidRDefault="00C9142D" w:rsidP="00C9142D">
            <w:pPr>
              <w:rPr>
                <w:rFonts w:ascii="Arial Narrow" w:hAnsi="Arial Narrow" w:cs="Arial"/>
                <w:sz w:val="20"/>
                <w:szCs w:val="20"/>
              </w:rPr>
            </w:pPr>
            <w:r>
              <w:rPr>
                <w:rFonts w:ascii="Arial Narrow" w:hAnsi="Arial Narrow" w:cs="Arial"/>
                <w:sz w:val="20"/>
                <w:szCs w:val="20"/>
              </w:rPr>
              <w:t>£</w:t>
            </w:r>
            <w:r w:rsidR="00153445">
              <w:rPr>
                <w:rFonts w:ascii="Arial Narrow" w:hAnsi="Arial Narrow" w:cs="Arial"/>
                <w:sz w:val="20"/>
                <w:szCs w:val="20"/>
              </w:rPr>
              <w:t>5000</w:t>
            </w:r>
          </w:p>
        </w:tc>
        <w:tc>
          <w:tcPr>
            <w:tcW w:w="2499" w:type="dxa"/>
            <w:gridSpan w:val="5"/>
            <w:tcBorders>
              <w:top w:val="nil"/>
              <w:left w:val="nil"/>
              <w:bottom w:val="nil"/>
              <w:right w:val="nil"/>
            </w:tcBorders>
            <w:tcMar>
              <w:top w:w="85" w:type="dxa"/>
            </w:tcMar>
            <w:vAlign w:val="center"/>
          </w:tcPr>
          <w:p w:rsidR="005C3318" w:rsidRPr="00CE203C" w:rsidRDefault="005C3318" w:rsidP="00C9142D">
            <w:pPr>
              <w:rPr>
                <w:rFonts w:ascii="Arial Narrow" w:hAnsi="Arial Narrow" w:cs="Arial"/>
                <w:sz w:val="20"/>
                <w:szCs w:val="20"/>
              </w:rPr>
            </w:pPr>
            <w:r w:rsidRPr="00CE203C">
              <w:rPr>
                <w:rFonts w:ascii="Arial Narrow" w:hAnsi="Arial Narrow" w:cs="Arial"/>
                <w:sz w:val="20"/>
                <w:szCs w:val="20"/>
              </w:rPr>
              <w:t>Amount Applied for from the Chancellor’s Fund</w:t>
            </w:r>
          </w:p>
        </w:tc>
        <w:tc>
          <w:tcPr>
            <w:tcW w:w="2494" w:type="dxa"/>
            <w:tcBorders>
              <w:top w:val="nil"/>
              <w:left w:val="nil"/>
              <w:bottom w:val="single" w:sz="4" w:space="0" w:color="auto"/>
              <w:right w:val="nil"/>
            </w:tcBorders>
            <w:vAlign w:val="center"/>
          </w:tcPr>
          <w:p w:rsidR="005C3318" w:rsidRPr="00CE203C" w:rsidRDefault="00C9142D" w:rsidP="005C3318">
            <w:pPr>
              <w:rPr>
                <w:rFonts w:ascii="Arial Narrow" w:hAnsi="Arial Narrow" w:cs="Arial"/>
                <w:sz w:val="20"/>
                <w:szCs w:val="20"/>
              </w:rPr>
            </w:pPr>
            <w:r>
              <w:rPr>
                <w:rFonts w:ascii="Arial Narrow" w:hAnsi="Arial Narrow" w:cs="Arial"/>
                <w:sz w:val="20"/>
                <w:szCs w:val="20"/>
              </w:rPr>
              <w:t>£</w:t>
            </w:r>
            <w:r w:rsidR="00153445">
              <w:rPr>
                <w:rFonts w:ascii="Arial Narrow" w:hAnsi="Arial Narrow" w:cs="Arial"/>
                <w:sz w:val="20"/>
                <w:szCs w:val="20"/>
              </w:rPr>
              <w:t>5000</w:t>
            </w:r>
          </w:p>
        </w:tc>
      </w:tr>
      <w:tr w:rsidR="00F84235" w:rsidRPr="00CE203C" w:rsidTr="0092756B">
        <w:tc>
          <w:tcPr>
            <w:tcW w:w="1725" w:type="dxa"/>
            <w:tcBorders>
              <w:top w:val="nil"/>
              <w:left w:val="nil"/>
              <w:bottom w:val="nil"/>
              <w:right w:val="nil"/>
            </w:tcBorders>
            <w:tcMar>
              <w:top w:w="85" w:type="dxa"/>
            </w:tcMar>
            <w:vAlign w:val="center"/>
          </w:tcPr>
          <w:p w:rsidR="005C3318" w:rsidRPr="00CE203C" w:rsidRDefault="005C3318" w:rsidP="00982992">
            <w:pPr>
              <w:rPr>
                <w:rFonts w:ascii="Arial Narrow" w:hAnsi="Arial Narrow" w:cs="Arial"/>
                <w:sz w:val="20"/>
                <w:szCs w:val="20"/>
              </w:rPr>
            </w:pPr>
            <w:r w:rsidRPr="00CE203C">
              <w:rPr>
                <w:rFonts w:ascii="Arial Narrow" w:hAnsi="Arial Narrow" w:cs="Arial"/>
                <w:sz w:val="20"/>
                <w:szCs w:val="20"/>
              </w:rPr>
              <w:t>Any funds secured to date</w:t>
            </w:r>
          </w:p>
        </w:tc>
        <w:tc>
          <w:tcPr>
            <w:tcW w:w="3250" w:type="dxa"/>
            <w:gridSpan w:val="3"/>
            <w:tcBorders>
              <w:top w:val="single" w:sz="4" w:space="0" w:color="auto"/>
              <w:left w:val="nil"/>
              <w:bottom w:val="single" w:sz="4" w:space="0" w:color="auto"/>
              <w:right w:val="nil"/>
            </w:tcBorders>
            <w:vAlign w:val="center"/>
          </w:tcPr>
          <w:p w:rsidR="005C3318" w:rsidRPr="00CE203C" w:rsidRDefault="00982992" w:rsidP="005C3318">
            <w:pPr>
              <w:rPr>
                <w:rFonts w:ascii="Arial Narrow" w:hAnsi="Arial Narrow" w:cs="Arial"/>
                <w:sz w:val="20"/>
                <w:szCs w:val="20"/>
              </w:rPr>
            </w:pPr>
            <w:r>
              <w:rPr>
                <w:rFonts w:ascii="Arial Narrow" w:hAnsi="Arial Narrow" w:cs="Arial"/>
                <w:sz w:val="20"/>
                <w:szCs w:val="20"/>
              </w:rPr>
              <w:t>£</w:t>
            </w:r>
            <w:r w:rsidR="00153445">
              <w:rPr>
                <w:rFonts w:ascii="Arial Narrow" w:hAnsi="Arial Narrow" w:cs="Arial"/>
                <w:sz w:val="20"/>
                <w:szCs w:val="20"/>
              </w:rPr>
              <w:t>5000</w:t>
            </w:r>
          </w:p>
        </w:tc>
        <w:tc>
          <w:tcPr>
            <w:tcW w:w="2499" w:type="dxa"/>
            <w:gridSpan w:val="5"/>
            <w:tcBorders>
              <w:top w:val="nil"/>
              <w:left w:val="nil"/>
              <w:bottom w:val="nil"/>
              <w:right w:val="nil"/>
            </w:tcBorders>
            <w:tcMar>
              <w:top w:w="85" w:type="dxa"/>
            </w:tcMar>
          </w:tcPr>
          <w:p w:rsidR="005C3318" w:rsidRPr="00CE203C" w:rsidRDefault="005C3318" w:rsidP="005C3318">
            <w:pPr>
              <w:rPr>
                <w:rFonts w:ascii="Arial Narrow" w:hAnsi="Arial Narrow" w:cs="Arial"/>
                <w:sz w:val="20"/>
                <w:szCs w:val="20"/>
              </w:rPr>
            </w:pPr>
            <w:r w:rsidRPr="00CE203C">
              <w:rPr>
                <w:rFonts w:ascii="Arial Narrow" w:hAnsi="Arial Narrow" w:cs="Arial"/>
                <w:sz w:val="20"/>
                <w:szCs w:val="20"/>
              </w:rPr>
              <w:t>Source of funds secured to date</w:t>
            </w:r>
          </w:p>
        </w:tc>
        <w:tc>
          <w:tcPr>
            <w:tcW w:w="2494" w:type="dxa"/>
            <w:tcBorders>
              <w:top w:val="single" w:sz="4" w:space="0" w:color="auto"/>
              <w:left w:val="nil"/>
              <w:bottom w:val="single" w:sz="4" w:space="0" w:color="auto"/>
              <w:right w:val="nil"/>
            </w:tcBorders>
            <w:vAlign w:val="center"/>
          </w:tcPr>
          <w:p w:rsidR="005C3318" w:rsidRPr="00CE203C" w:rsidRDefault="005C3318" w:rsidP="005C3318">
            <w:pPr>
              <w:rPr>
                <w:rFonts w:ascii="Arial Narrow" w:hAnsi="Arial Narrow" w:cs="Arial"/>
                <w:sz w:val="20"/>
                <w:szCs w:val="20"/>
              </w:rPr>
            </w:pPr>
          </w:p>
        </w:tc>
      </w:tr>
      <w:tr w:rsidR="00C9142D" w:rsidRPr="00CE203C" w:rsidTr="00982992">
        <w:trPr>
          <w:trHeight w:val="95"/>
        </w:trPr>
        <w:tc>
          <w:tcPr>
            <w:tcW w:w="9968" w:type="dxa"/>
            <w:gridSpan w:val="10"/>
            <w:tcBorders>
              <w:top w:val="nil"/>
              <w:left w:val="nil"/>
              <w:bottom w:val="nil"/>
              <w:right w:val="nil"/>
            </w:tcBorders>
            <w:tcMar>
              <w:top w:w="85" w:type="dxa"/>
            </w:tcMar>
          </w:tcPr>
          <w:p w:rsidR="00C9142D" w:rsidRPr="00C9142D" w:rsidRDefault="00C9142D" w:rsidP="005C3318">
            <w:pPr>
              <w:rPr>
                <w:rFonts w:ascii="Arial Narrow" w:hAnsi="Arial Narrow" w:cs="Arial"/>
                <w:sz w:val="16"/>
                <w:szCs w:val="16"/>
              </w:rPr>
            </w:pPr>
          </w:p>
        </w:tc>
      </w:tr>
      <w:tr w:rsidR="005C3318" w:rsidRPr="00CE203C" w:rsidTr="00684DC8">
        <w:trPr>
          <w:trHeight w:val="1365"/>
        </w:trPr>
        <w:tc>
          <w:tcPr>
            <w:tcW w:w="1725" w:type="dxa"/>
            <w:tcBorders>
              <w:top w:val="nil"/>
              <w:left w:val="nil"/>
              <w:bottom w:val="nil"/>
            </w:tcBorders>
            <w:tcMar>
              <w:top w:w="85" w:type="dxa"/>
            </w:tcMar>
          </w:tcPr>
          <w:p w:rsidR="005C3318" w:rsidRPr="00CE203C" w:rsidRDefault="005C3318" w:rsidP="005C3318">
            <w:pPr>
              <w:rPr>
                <w:rFonts w:ascii="Arial Narrow" w:hAnsi="Arial Narrow" w:cs="Arial"/>
                <w:sz w:val="20"/>
                <w:szCs w:val="20"/>
              </w:rPr>
            </w:pPr>
            <w:r w:rsidRPr="00CE203C">
              <w:rPr>
                <w:rFonts w:ascii="Arial Narrow" w:hAnsi="Arial Narrow" w:cs="Arial"/>
                <w:sz w:val="20"/>
                <w:szCs w:val="20"/>
              </w:rPr>
              <w:t xml:space="preserve">Breakdown of Costs </w:t>
            </w:r>
            <w:r w:rsidR="001C50C1">
              <w:rPr>
                <w:rFonts w:ascii="Arial Narrow" w:hAnsi="Arial Narrow" w:cs="Arial"/>
                <w:sz w:val="18"/>
                <w:szCs w:val="18"/>
              </w:rPr>
              <w:t>(attach</w:t>
            </w:r>
            <w:r w:rsidRPr="00CE203C">
              <w:rPr>
                <w:rFonts w:ascii="Arial Narrow" w:hAnsi="Arial Narrow" w:cs="Arial"/>
                <w:sz w:val="18"/>
                <w:szCs w:val="18"/>
              </w:rPr>
              <w:t xml:space="preserve"> detailed budget if appropriate)</w:t>
            </w:r>
          </w:p>
        </w:tc>
        <w:tc>
          <w:tcPr>
            <w:tcW w:w="8243" w:type="dxa"/>
            <w:gridSpan w:val="9"/>
            <w:tcBorders>
              <w:bottom w:val="single" w:sz="4" w:space="0" w:color="auto"/>
            </w:tcBorders>
            <w:vAlign w:val="center"/>
          </w:tcPr>
          <w:p w:rsidR="005C3318" w:rsidRDefault="00153445" w:rsidP="005C3318">
            <w:pPr>
              <w:rPr>
                <w:rFonts w:ascii="Arial Narrow" w:hAnsi="Arial Narrow" w:cs="Arial"/>
                <w:sz w:val="20"/>
                <w:szCs w:val="20"/>
              </w:rPr>
            </w:pPr>
            <w:r>
              <w:rPr>
                <w:rFonts w:ascii="Arial Narrow" w:hAnsi="Arial Narrow" w:cs="Arial"/>
                <w:sz w:val="20"/>
                <w:szCs w:val="20"/>
              </w:rPr>
              <w:t xml:space="preserve">Funding is needed to cover the cost of labour, facilities and material. The more funding is available, the more opportunity there will be to experiment with a range of materials and milling/printing technologies. </w:t>
            </w:r>
            <w:r w:rsidR="004E43FB">
              <w:rPr>
                <w:rFonts w:ascii="Arial Narrow" w:hAnsi="Arial Narrow" w:cs="Arial"/>
                <w:sz w:val="20"/>
                <w:szCs w:val="20"/>
              </w:rPr>
              <w:t xml:space="preserve">Different technologies and material will produce sculptures with different advantages and disadvantages. For example, some may be more appropriate for presentation to a class, others may be better suited for handling, and others may be suitable for public exhibit. </w:t>
            </w:r>
          </w:p>
          <w:p w:rsidR="004E43FB" w:rsidRPr="00CE203C" w:rsidRDefault="004E43FB" w:rsidP="005C3318">
            <w:pPr>
              <w:rPr>
                <w:rFonts w:ascii="Arial Narrow" w:hAnsi="Arial Narrow" w:cs="Arial"/>
                <w:sz w:val="20"/>
                <w:szCs w:val="20"/>
              </w:rPr>
            </w:pPr>
            <w:r>
              <w:rPr>
                <w:rFonts w:ascii="Arial Narrow" w:hAnsi="Arial Narrow" w:cs="Arial"/>
                <w:sz w:val="20"/>
                <w:szCs w:val="20"/>
              </w:rPr>
              <w:t xml:space="preserve">I have been in discussion with </w:t>
            </w:r>
            <w:proofErr w:type="spellStart"/>
            <w:r>
              <w:rPr>
                <w:rFonts w:ascii="Arial Narrow" w:hAnsi="Arial Narrow" w:cs="Arial"/>
                <w:sz w:val="20"/>
                <w:szCs w:val="20"/>
              </w:rPr>
              <w:t>Maklab</w:t>
            </w:r>
            <w:proofErr w:type="spellEnd"/>
            <w:r>
              <w:rPr>
                <w:rFonts w:ascii="Arial Narrow" w:hAnsi="Arial Narrow" w:cs="Arial"/>
                <w:sz w:val="20"/>
                <w:szCs w:val="20"/>
              </w:rPr>
              <w:t>, based in Glasgow city centre. They estimate that each fabrication is likely to cost in the order of £100, although these estimates are very approximate. Based on this, I estimate the funds will lead to between 20 and 40 fabrications. The main output, however, will be the knowledge and experience of fabrication</w:t>
            </w:r>
            <w:r w:rsidR="00320FEA">
              <w:rPr>
                <w:rFonts w:ascii="Arial Narrow" w:hAnsi="Arial Narrow" w:cs="Arial"/>
                <w:sz w:val="20"/>
                <w:szCs w:val="20"/>
              </w:rPr>
              <w:t xml:space="preserve"> gained from the exercise, which can be shared with others in the school and college whenever they want to use these methods for their own research.</w:t>
            </w:r>
          </w:p>
        </w:tc>
      </w:tr>
      <w:tr w:rsidR="005C3318" w:rsidRPr="00CE203C" w:rsidTr="005C3318">
        <w:trPr>
          <w:trHeight w:val="114"/>
        </w:trPr>
        <w:tc>
          <w:tcPr>
            <w:tcW w:w="9968" w:type="dxa"/>
            <w:gridSpan w:val="10"/>
            <w:tcBorders>
              <w:top w:val="nil"/>
              <w:left w:val="nil"/>
              <w:bottom w:val="nil"/>
              <w:right w:val="nil"/>
            </w:tcBorders>
            <w:tcMar>
              <w:top w:w="85" w:type="dxa"/>
            </w:tcMar>
            <w:vAlign w:val="center"/>
          </w:tcPr>
          <w:p w:rsidR="005C3318" w:rsidRPr="00C9142D" w:rsidRDefault="005C3318" w:rsidP="005C3318">
            <w:pPr>
              <w:rPr>
                <w:rFonts w:ascii="Arial Narrow" w:hAnsi="Arial Narrow" w:cs="Arial"/>
                <w:sz w:val="16"/>
                <w:szCs w:val="16"/>
              </w:rPr>
            </w:pPr>
          </w:p>
        </w:tc>
      </w:tr>
      <w:tr w:rsidR="005C3318" w:rsidRPr="00CE203C" w:rsidTr="00684DC8">
        <w:trPr>
          <w:trHeight w:val="1623"/>
        </w:trPr>
        <w:tc>
          <w:tcPr>
            <w:tcW w:w="1725" w:type="dxa"/>
            <w:tcBorders>
              <w:top w:val="nil"/>
              <w:left w:val="nil"/>
              <w:bottom w:val="nil"/>
            </w:tcBorders>
            <w:tcMar>
              <w:top w:w="85" w:type="dxa"/>
            </w:tcMar>
          </w:tcPr>
          <w:p w:rsidR="005C3318" w:rsidRPr="00CE203C" w:rsidRDefault="005C3318" w:rsidP="005C3318">
            <w:pPr>
              <w:rPr>
                <w:rFonts w:ascii="Arial Narrow" w:hAnsi="Arial Narrow" w:cs="Arial"/>
                <w:sz w:val="20"/>
                <w:szCs w:val="20"/>
              </w:rPr>
            </w:pPr>
            <w:r w:rsidRPr="00CE203C">
              <w:rPr>
                <w:rFonts w:ascii="Arial Narrow" w:hAnsi="Arial Narrow" w:cs="Arial"/>
                <w:sz w:val="20"/>
                <w:szCs w:val="20"/>
              </w:rPr>
              <w:t xml:space="preserve">Background Information </w:t>
            </w:r>
            <w:r w:rsidRPr="00CE203C">
              <w:rPr>
                <w:rFonts w:ascii="Arial Narrow" w:hAnsi="Arial Narrow" w:cs="Arial"/>
                <w:sz w:val="18"/>
                <w:szCs w:val="18"/>
              </w:rPr>
              <w:t>(incl</w:t>
            </w:r>
            <w:r w:rsidR="001C50C1">
              <w:rPr>
                <w:rFonts w:ascii="Arial Narrow" w:hAnsi="Arial Narrow" w:cs="Arial"/>
                <w:sz w:val="18"/>
                <w:szCs w:val="18"/>
              </w:rPr>
              <w:t>ude details of previous or on</w:t>
            </w:r>
            <w:r w:rsidRPr="00CE203C">
              <w:rPr>
                <w:rFonts w:ascii="Arial Narrow" w:hAnsi="Arial Narrow" w:cs="Arial"/>
                <w:sz w:val="18"/>
                <w:szCs w:val="18"/>
              </w:rPr>
              <w:t>going projects that have received support from the Chancellor’s Fund)</w:t>
            </w:r>
          </w:p>
        </w:tc>
        <w:tc>
          <w:tcPr>
            <w:tcW w:w="8243" w:type="dxa"/>
            <w:gridSpan w:val="9"/>
            <w:vAlign w:val="center"/>
          </w:tcPr>
          <w:p w:rsidR="005C3318" w:rsidRDefault="004E43FB" w:rsidP="005C3318">
            <w:pPr>
              <w:rPr>
                <w:rFonts w:ascii="Arial Narrow" w:hAnsi="Arial Narrow" w:cs="Arial"/>
                <w:sz w:val="20"/>
                <w:szCs w:val="20"/>
              </w:rPr>
            </w:pPr>
            <w:r>
              <w:rPr>
                <w:rFonts w:ascii="Arial Narrow" w:hAnsi="Arial Narrow" w:cs="Arial"/>
                <w:sz w:val="20"/>
                <w:szCs w:val="20"/>
              </w:rPr>
              <w:t>This research grows out of the following publications:</w:t>
            </w:r>
          </w:p>
          <w:p w:rsidR="004E43FB" w:rsidRDefault="004E43FB" w:rsidP="005C3318">
            <w:pPr>
              <w:rPr>
                <w:rFonts w:ascii="Arial Narrow" w:hAnsi="Arial Narrow" w:cs="Arial"/>
                <w:sz w:val="20"/>
                <w:szCs w:val="20"/>
              </w:rPr>
            </w:pPr>
            <w:r>
              <w:rPr>
                <w:rFonts w:ascii="Arial Narrow" w:hAnsi="Arial Narrow" w:cs="Arial"/>
                <w:sz w:val="20"/>
                <w:szCs w:val="20"/>
              </w:rPr>
              <w:t xml:space="preserve">Minton, J, </w:t>
            </w:r>
            <w:proofErr w:type="spellStart"/>
            <w:r>
              <w:rPr>
                <w:rFonts w:ascii="Arial Narrow" w:hAnsi="Arial Narrow" w:cs="Arial"/>
                <w:sz w:val="20"/>
                <w:szCs w:val="20"/>
              </w:rPr>
              <w:t>Vanderbloemen</w:t>
            </w:r>
            <w:proofErr w:type="spellEnd"/>
            <w:r>
              <w:rPr>
                <w:rFonts w:ascii="Arial Narrow" w:hAnsi="Arial Narrow" w:cs="Arial"/>
                <w:sz w:val="20"/>
                <w:szCs w:val="20"/>
              </w:rPr>
              <w:t xml:space="preserve"> L, Dorling D (2013), ‘Visualising Europe’s Demographic Scars’, </w:t>
            </w:r>
            <w:r>
              <w:rPr>
                <w:rFonts w:ascii="Arial Narrow" w:hAnsi="Arial Narrow" w:cs="Arial"/>
                <w:i/>
                <w:sz w:val="20"/>
                <w:szCs w:val="20"/>
              </w:rPr>
              <w:t>International Journal of Epidemiology</w:t>
            </w:r>
            <w:r>
              <w:rPr>
                <w:rFonts w:ascii="Arial Narrow" w:hAnsi="Arial Narrow" w:cs="Arial"/>
                <w:sz w:val="20"/>
                <w:szCs w:val="20"/>
              </w:rPr>
              <w:t xml:space="preserve"> 42 (4): 1164-1176 </w:t>
            </w:r>
            <w:hyperlink r:id="rId9" w:history="1">
              <w:r w:rsidRPr="00CF6BCE">
                <w:rPr>
                  <w:rStyle w:val="Hyperlink"/>
                  <w:rFonts w:ascii="Arial Narrow" w:hAnsi="Arial Narrow" w:cs="Arial"/>
                  <w:sz w:val="20"/>
                  <w:szCs w:val="20"/>
                </w:rPr>
                <w:t>http://ije.oxfordjournals.org/content/42/4/1164.full</w:t>
              </w:r>
            </w:hyperlink>
          </w:p>
          <w:p w:rsidR="004E43FB" w:rsidRDefault="00320FEA" w:rsidP="005C3318">
            <w:pPr>
              <w:rPr>
                <w:rFonts w:ascii="Arial Narrow" w:hAnsi="Arial Narrow" w:cs="Arial"/>
                <w:sz w:val="20"/>
                <w:szCs w:val="20"/>
              </w:rPr>
            </w:pPr>
            <w:r>
              <w:rPr>
                <w:rFonts w:ascii="Arial Narrow" w:hAnsi="Arial Narrow" w:cs="Arial"/>
                <w:sz w:val="20"/>
                <w:szCs w:val="20"/>
              </w:rPr>
              <w:t xml:space="preserve">Minton J (2013) ‘Logs, lifelines, and lie factors’, </w:t>
            </w:r>
            <w:r w:rsidRPr="00320FEA">
              <w:rPr>
                <w:rFonts w:ascii="Arial Narrow" w:hAnsi="Arial Narrow" w:cs="Arial"/>
                <w:i/>
                <w:sz w:val="20"/>
                <w:szCs w:val="20"/>
              </w:rPr>
              <w:t>Environment and Planning A</w:t>
            </w:r>
            <w:r>
              <w:rPr>
                <w:rFonts w:ascii="Arial Narrow" w:hAnsi="Arial Narrow" w:cs="Arial"/>
                <w:sz w:val="20"/>
                <w:szCs w:val="20"/>
              </w:rPr>
              <w:t xml:space="preserve"> 45(11) 2539-2543. </w:t>
            </w:r>
            <w:hyperlink r:id="rId10" w:history="1">
              <w:r w:rsidRPr="00CF6BCE">
                <w:rPr>
                  <w:rStyle w:val="Hyperlink"/>
                  <w:rFonts w:ascii="Arial Narrow" w:hAnsi="Arial Narrow" w:cs="Arial"/>
                  <w:sz w:val="20"/>
                  <w:szCs w:val="20"/>
                </w:rPr>
                <w:t>http://www.envplan.com/abstract.cgi?id=a130208g</w:t>
              </w:r>
            </w:hyperlink>
            <w:r>
              <w:rPr>
                <w:rFonts w:ascii="Arial Narrow" w:hAnsi="Arial Narrow" w:cs="Arial"/>
                <w:sz w:val="20"/>
                <w:szCs w:val="20"/>
              </w:rPr>
              <w:t xml:space="preserve"> </w:t>
            </w:r>
          </w:p>
          <w:p w:rsidR="00320FEA" w:rsidRDefault="00320FEA" w:rsidP="005C3318">
            <w:pPr>
              <w:rPr>
                <w:rFonts w:ascii="Arial Narrow" w:hAnsi="Arial Narrow" w:cs="Arial"/>
                <w:sz w:val="20"/>
                <w:szCs w:val="20"/>
              </w:rPr>
            </w:pPr>
          </w:p>
          <w:p w:rsidR="00320FEA" w:rsidRDefault="00320FEA" w:rsidP="005C3318">
            <w:pPr>
              <w:rPr>
                <w:rFonts w:ascii="Arial Narrow" w:hAnsi="Arial Narrow" w:cs="Arial"/>
                <w:sz w:val="20"/>
                <w:szCs w:val="20"/>
              </w:rPr>
            </w:pPr>
            <w:r>
              <w:rPr>
                <w:rFonts w:ascii="Arial Narrow" w:hAnsi="Arial Narrow" w:cs="Arial"/>
                <w:sz w:val="20"/>
                <w:szCs w:val="20"/>
              </w:rPr>
              <w:t>The latter includes the following visualisation, ba</w:t>
            </w:r>
            <w:r w:rsidR="00F84235">
              <w:rPr>
                <w:rFonts w:ascii="Arial Narrow" w:hAnsi="Arial Narrow" w:cs="Arial"/>
                <w:sz w:val="20"/>
                <w:szCs w:val="20"/>
              </w:rPr>
              <w:t>sed on Italian demographic data.</w:t>
            </w:r>
          </w:p>
          <w:p w:rsidR="00320FEA" w:rsidRDefault="00320FEA" w:rsidP="001F7D21">
            <w:pPr>
              <w:jc w:val="center"/>
              <w:rPr>
                <w:rFonts w:ascii="Arial Narrow" w:hAnsi="Arial Narrow" w:cs="Arial"/>
                <w:sz w:val="20"/>
                <w:szCs w:val="20"/>
              </w:rPr>
            </w:pPr>
            <w:r>
              <w:rPr>
                <w:rFonts w:ascii="Arial Narrow" w:hAnsi="Arial Narrow" w:cs="Arial"/>
                <w:noProof/>
                <w:sz w:val="20"/>
                <w:szCs w:val="20"/>
                <w:lang w:eastAsia="en-GB"/>
              </w:rPr>
              <w:lastRenderedPageBreak/>
              <w:drawing>
                <wp:inline distT="0" distB="0" distL="0" distR="0">
                  <wp:extent cx="2517163" cy="2695575"/>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srcRect/>
                          <a:stretch>
                            <a:fillRect/>
                          </a:stretch>
                        </pic:blipFill>
                        <pic:spPr bwMode="auto">
                          <a:xfrm>
                            <a:off x="0" y="0"/>
                            <a:ext cx="2517163" cy="2695575"/>
                          </a:xfrm>
                          <a:prstGeom prst="rect">
                            <a:avLst/>
                          </a:prstGeom>
                          <a:noFill/>
                          <a:ln w="9525">
                            <a:noFill/>
                            <a:miter lim="800000"/>
                            <a:headEnd/>
                            <a:tailEnd/>
                          </a:ln>
                        </pic:spPr>
                      </pic:pic>
                    </a:graphicData>
                  </a:graphic>
                </wp:inline>
              </w:drawing>
            </w:r>
          </w:p>
          <w:p w:rsidR="00320FEA" w:rsidRPr="00CE203C" w:rsidRDefault="00F84235" w:rsidP="001F7D21">
            <w:pPr>
              <w:rPr>
                <w:rFonts w:ascii="Arial Narrow" w:hAnsi="Arial Narrow" w:cs="Arial"/>
                <w:sz w:val="20"/>
                <w:szCs w:val="20"/>
              </w:rPr>
            </w:pPr>
            <w:r>
              <w:rPr>
                <w:rFonts w:ascii="Arial Narrow" w:hAnsi="Arial Narrow" w:cs="Arial"/>
                <w:sz w:val="20"/>
                <w:szCs w:val="20"/>
              </w:rPr>
              <w:t xml:space="preserve">Some snapshots of a rendering of this data source using the CAD software </w:t>
            </w:r>
            <w:proofErr w:type="spellStart"/>
            <w:r>
              <w:rPr>
                <w:rFonts w:ascii="Arial Narrow" w:hAnsi="Arial Narrow" w:cs="Arial"/>
                <w:sz w:val="20"/>
                <w:szCs w:val="20"/>
              </w:rPr>
              <w:t>Meshlab</w:t>
            </w:r>
            <w:proofErr w:type="spellEnd"/>
            <w:r>
              <w:rPr>
                <w:rFonts w:ascii="Arial Narrow" w:hAnsi="Arial Narrow" w:cs="Arial"/>
                <w:sz w:val="20"/>
                <w:szCs w:val="20"/>
              </w:rPr>
              <w:t xml:space="preserve">, and in the format needed for 3D printing and milling are shown at the end of this document. They provide an impression of what the visualisation would look like if it were fabricated by being cut from a wooden cube. Each of the features cut out of </w:t>
            </w:r>
            <w:r w:rsidR="001F7D21">
              <w:rPr>
                <w:rFonts w:ascii="Arial Narrow" w:hAnsi="Arial Narrow" w:cs="Arial"/>
                <w:sz w:val="20"/>
                <w:szCs w:val="20"/>
              </w:rPr>
              <w:t>this ‘Lexis Cube’</w:t>
            </w:r>
            <w:r>
              <w:rPr>
                <w:rFonts w:ascii="Arial Narrow" w:hAnsi="Arial Narrow" w:cs="Arial"/>
                <w:sz w:val="20"/>
                <w:szCs w:val="20"/>
              </w:rPr>
              <w:t xml:space="preserve"> provides complex statistical information about age, period and cohort effects. </w:t>
            </w:r>
          </w:p>
        </w:tc>
      </w:tr>
      <w:tr w:rsidR="00684DC8" w:rsidRPr="00CE203C" w:rsidTr="00684DC8">
        <w:trPr>
          <w:trHeight w:val="25"/>
        </w:trPr>
        <w:tc>
          <w:tcPr>
            <w:tcW w:w="1725" w:type="dxa"/>
            <w:tcBorders>
              <w:top w:val="nil"/>
              <w:left w:val="nil"/>
              <w:bottom w:val="nil"/>
            </w:tcBorders>
            <w:tcMar>
              <w:top w:w="85" w:type="dxa"/>
            </w:tcMar>
          </w:tcPr>
          <w:p w:rsidR="00684DC8" w:rsidRPr="00CE203C" w:rsidRDefault="00684DC8" w:rsidP="005C3318">
            <w:pPr>
              <w:rPr>
                <w:rFonts w:ascii="Arial Narrow" w:hAnsi="Arial Narrow" w:cs="Arial"/>
                <w:sz w:val="20"/>
                <w:szCs w:val="20"/>
              </w:rPr>
            </w:pPr>
            <w:r>
              <w:rPr>
                <w:rFonts w:ascii="Arial Narrow" w:hAnsi="Arial Narrow" w:cs="Arial"/>
                <w:sz w:val="20"/>
                <w:szCs w:val="20"/>
              </w:rPr>
              <w:lastRenderedPageBreak/>
              <w:t>Is it expected that this project will have commercial benefits?</w:t>
            </w:r>
          </w:p>
        </w:tc>
        <w:tc>
          <w:tcPr>
            <w:tcW w:w="8243" w:type="dxa"/>
            <w:gridSpan w:val="9"/>
            <w:vAlign w:val="center"/>
          </w:tcPr>
          <w:p w:rsidR="00DB5AD5" w:rsidRPr="00CE203C" w:rsidRDefault="00F84235" w:rsidP="00DB5AD5">
            <w:pPr>
              <w:rPr>
                <w:rFonts w:ascii="Arial Narrow" w:hAnsi="Arial Narrow" w:cs="Arial"/>
                <w:sz w:val="20"/>
                <w:szCs w:val="20"/>
              </w:rPr>
            </w:pPr>
            <w:r>
              <w:rPr>
                <w:rFonts w:ascii="Arial Narrow" w:hAnsi="Arial Narrow" w:cs="Arial"/>
                <w:sz w:val="20"/>
                <w:szCs w:val="20"/>
              </w:rPr>
              <w:t xml:space="preserve">Yes. If robust fabrications of a good finish can be produced relatively inexpensively then they could be sold much above cost price. The demographic data are available for almost 40 countries, </w:t>
            </w:r>
            <w:r w:rsidR="00DB5AD5">
              <w:rPr>
                <w:rFonts w:ascii="Arial Narrow" w:hAnsi="Arial Narrow" w:cs="Arial"/>
                <w:sz w:val="20"/>
                <w:szCs w:val="20"/>
              </w:rPr>
              <w:t>separately for males and females. Population size data as well as mortality data can also be presented in this way, and so there are over 150 Lexis Cubes of this kind which could be sold to universities, schools, museums and private collectors across the world.</w:t>
            </w:r>
          </w:p>
          <w:p w:rsidR="00DB5AD5" w:rsidRPr="00CE203C" w:rsidRDefault="00DB5AD5" w:rsidP="00F84235">
            <w:pPr>
              <w:rPr>
                <w:rFonts w:ascii="Arial Narrow" w:hAnsi="Arial Narrow" w:cs="Arial"/>
                <w:sz w:val="20"/>
                <w:szCs w:val="20"/>
              </w:rPr>
            </w:pPr>
          </w:p>
        </w:tc>
      </w:tr>
    </w:tbl>
    <w:p w:rsidR="00786417" w:rsidRDefault="00786417" w:rsidP="00FB65D7">
      <w:pPr>
        <w:rPr>
          <w:rFonts w:ascii="Arial Narrow" w:hAnsi="Arial Narrow"/>
        </w:rPr>
      </w:pPr>
    </w:p>
    <w:tbl>
      <w:tblPr>
        <w:tblStyle w:val="TableGrid"/>
        <w:tblW w:w="5000" w:type="pct"/>
        <w:tblLook w:val="01E0"/>
      </w:tblPr>
      <w:tblGrid>
        <w:gridCol w:w="828"/>
        <w:gridCol w:w="195"/>
        <w:gridCol w:w="706"/>
        <w:gridCol w:w="1619"/>
        <w:gridCol w:w="1651"/>
        <w:gridCol w:w="343"/>
        <w:gridCol w:w="361"/>
        <w:gridCol w:w="179"/>
        <w:gridCol w:w="181"/>
        <w:gridCol w:w="165"/>
        <w:gridCol w:w="3740"/>
      </w:tblGrid>
      <w:tr w:rsidR="00786417" w:rsidRPr="0079037E" w:rsidTr="005F4604">
        <w:tc>
          <w:tcPr>
            <w:tcW w:w="5000" w:type="pct"/>
            <w:gridSpan w:val="11"/>
            <w:tcBorders>
              <w:top w:val="nil"/>
              <w:left w:val="nil"/>
              <w:bottom w:val="single" w:sz="4" w:space="0" w:color="auto"/>
              <w:right w:val="nil"/>
            </w:tcBorders>
          </w:tcPr>
          <w:p w:rsidR="00786417" w:rsidRPr="0079037E" w:rsidRDefault="00786417" w:rsidP="00786417">
            <w:pPr>
              <w:jc w:val="center"/>
              <w:rPr>
                <w:rFonts w:ascii="Arial Narrow" w:hAnsi="Arial Narrow" w:cs="Arial"/>
                <w:b/>
                <w:sz w:val="20"/>
                <w:szCs w:val="20"/>
              </w:rPr>
            </w:pPr>
            <w:r w:rsidRPr="0079037E">
              <w:rPr>
                <w:rFonts w:ascii="Arial Narrow" w:hAnsi="Arial Narrow"/>
                <w:sz w:val="20"/>
                <w:szCs w:val="20"/>
              </w:rPr>
              <w:br w:type="page"/>
            </w:r>
            <w:r w:rsidRPr="0079037E">
              <w:rPr>
                <w:rFonts w:ascii="Arial Narrow" w:hAnsi="Arial Narrow" w:cs="Arial"/>
                <w:b/>
                <w:sz w:val="20"/>
                <w:szCs w:val="20"/>
              </w:rPr>
              <w:t>ENDORSEMENTS</w:t>
            </w:r>
          </w:p>
          <w:p w:rsidR="00786417" w:rsidRPr="0079037E" w:rsidRDefault="00786417" w:rsidP="00786417">
            <w:pPr>
              <w:jc w:val="center"/>
              <w:rPr>
                <w:rFonts w:ascii="Arial Narrow" w:hAnsi="Arial Narrow" w:cs="Arial"/>
                <w:b/>
                <w:sz w:val="20"/>
                <w:szCs w:val="20"/>
              </w:rPr>
            </w:pPr>
          </w:p>
          <w:p w:rsidR="00786417" w:rsidRDefault="00786417" w:rsidP="00FB65D7">
            <w:pPr>
              <w:rPr>
                <w:rFonts w:ascii="Arial Narrow" w:hAnsi="Arial Narrow" w:cs="Arial"/>
                <w:sz w:val="20"/>
                <w:szCs w:val="20"/>
              </w:rPr>
            </w:pPr>
            <w:r w:rsidRPr="0079037E">
              <w:rPr>
                <w:rFonts w:ascii="Arial Narrow" w:hAnsi="Arial Narrow" w:cs="Arial"/>
                <w:sz w:val="20"/>
                <w:szCs w:val="20"/>
              </w:rPr>
              <w:t xml:space="preserve">Please ensure that sections A &amp; B are completed for all applications.  Section C must be completed for applications of </w:t>
            </w:r>
            <w:r w:rsidR="00CE203C">
              <w:rPr>
                <w:rFonts w:ascii="Arial Narrow" w:hAnsi="Arial Narrow" w:cs="Arial"/>
                <w:sz w:val="20"/>
                <w:szCs w:val="20"/>
              </w:rPr>
              <w:t xml:space="preserve">over </w:t>
            </w:r>
            <w:r w:rsidRPr="0079037E">
              <w:rPr>
                <w:rFonts w:ascii="Arial Narrow" w:hAnsi="Arial Narrow" w:cs="Arial"/>
                <w:sz w:val="20"/>
                <w:szCs w:val="20"/>
              </w:rPr>
              <w:t>£30,000</w:t>
            </w:r>
          </w:p>
          <w:p w:rsidR="00CE203C" w:rsidRPr="0079037E" w:rsidRDefault="00CE203C" w:rsidP="00FB65D7">
            <w:pPr>
              <w:rPr>
                <w:rFonts w:ascii="Arial Narrow" w:hAnsi="Arial Narrow" w:cs="Arial"/>
                <w:sz w:val="20"/>
                <w:szCs w:val="20"/>
              </w:rPr>
            </w:pPr>
          </w:p>
        </w:tc>
      </w:tr>
      <w:tr w:rsidR="00786417" w:rsidRPr="0079037E" w:rsidTr="00C741B5">
        <w:tc>
          <w:tcPr>
            <w:tcW w:w="5000" w:type="pct"/>
            <w:gridSpan w:val="11"/>
            <w:tcBorders>
              <w:bottom w:val="nil"/>
            </w:tcBorders>
            <w:shd w:val="clear" w:color="auto" w:fill="606060"/>
          </w:tcPr>
          <w:p w:rsidR="00786417" w:rsidRPr="0079037E" w:rsidRDefault="00786417" w:rsidP="00FB65D7">
            <w:pPr>
              <w:rPr>
                <w:rFonts w:ascii="Arial Narrow" w:hAnsi="Arial Narrow"/>
                <w:b/>
                <w:color w:val="FFFFFF"/>
                <w:sz w:val="20"/>
                <w:szCs w:val="20"/>
              </w:rPr>
            </w:pPr>
            <w:r w:rsidRPr="0079037E">
              <w:rPr>
                <w:rFonts w:ascii="Arial Narrow" w:hAnsi="Arial Narrow"/>
                <w:b/>
                <w:color w:val="FFFFFF"/>
                <w:sz w:val="20"/>
                <w:szCs w:val="20"/>
              </w:rPr>
              <w:t>Section A – Applicant Contact Details</w:t>
            </w:r>
          </w:p>
        </w:tc>
      </w:tr>
      <w:tr w:rsidR="00786417" w:rsidRPr="0079037E" w:rsidTr="00B33029">
        <w:trPr>
          <w:trHeight w:val="425"/>
        </w:trPr>
        <w:tc>
          <w:tcPr>
            <w:tcW w:w="415" w:type="pct"/>
            <w:tcBorders>
              <w:top w:val="nil"/>
              <w:left w:val="nil"/>
              <w:bottom w:val="nil"/>
              <w:right w:val="nil"/>
            </w:tcBorders>
            <w:tcMar>
              <w:bottom w:w="85" w:type="dxa"/>
            </w:tcMar>
            <w:vAlign w:val="bottom"/>
          </w:tcPr>
          <w:p w:rsidR="00786417" w:rsidRPr="0079037E" w:rsidRDefault="00786417" w:rsidP="00786417">
            <w:pPr>
              <w:rPr>
                <w:rFonts w:ascii="Arial Narrow" w:hAnsi="Arial Narrow"/>
                <w:sz w:val="20"/>
                <w:szCs w:val="20"/>
              </w:rPr>
            </w:pPr>
            <w:r w:rsidRPr="0079037E">
              <w:rPr>
                <w:rFonts w:ascii="Arial Narrow" w:hAnsi="Arial Narrow"/>
                <w:sz w:val="20"/>
                <w:szCs w:val="20"/>
              </w:rPr>
              <w:t>Name</w:t>
            </w:r>
          </w:p>
        </w:tc>
        <w:tc>
          <w:tcPr>
            <w:tcW w:w="2092" w:type="pct"/>
            <w:gridSpan w:val="4"/>
            <w:tcBorders>
              <w:top w:val="nil"/>
              <w:left w:val="nil"/>
              <w:right w:val="nil"/>
            </w:tcBorders>
            <w:tcMar>
              <w:bottom w:w="85" w:type="dxa"/>
            </w:tcMar>
            <w:vAlign w:val="bottom"/>
          </w:tcPr>
          <w:p w:rsidR="00786417" w:rsidRPr="0079037E" w:rsidRDefault="001F7D21" w:rsidP="00786417">
            <w:pPr>
              <w:rPr>
                <w:rFonts w:ascii="Arial Narrow" w:hAnsi="Arial Narrow"/>
                <w:sz w:val="20"/>
                <w:szCs w:val="20"/>
              </w:rPr>
            </w:pPr>
            <w:r>
              <w:rPr>
                <w:rFonts w:ascii="Arial Narrow" w:hAnsi="Arial Narrow"/>
                <w:sz w:val="20"/>
                <w:szCs w:val="20"/>
              </w:rPr>
              <w:t>Dr Jonathan William Minton</w:t>
            </w:r>
          </w:p>
        </w:tc>
        <w:tc>
          <w:tcPr>
            <w:tcW w:w="617" w:type="pct"/>
            <w:gridSpan w:val="5"/>
            <w:tcBorders>
              <w:top w:val="nil"/>
              <w:left w:val="nil"/>
              <w:bottom w:val="nil"/>
              <w:right w:val="nil"/>
            </w:tcBorders>
            <w:tcMar>
              <w:bottom w:w="85" w:type="dxa"/>
            </w:tcMar>
            <w:vAlign w:val="bottom"/>
          </w:tcPr>
          <w:p w:rsidR="00786417" w:rsidRPr="0079037E" w:rsidRDefault="005F4604" w:rsidP="00786417">
            <w:pPr>
              <w:rPr>
                <w:rFonts w:ascii="Arial Narrow" w:hAnsi="Arial Narrow"/>
                <w:sz w:val="20"/>
                <w:szCs w:val="20"/>
              </w:rPr>
            </w:pPr>
            <w:r w:rsidRPr="0079037E">
              <w:rPr>
                <w:rFonts w:ascii="Arial Narrow" w:hAnsi="Arial Narrow"/>
                <w:sz w:val="20"/>
                <w:szCs w:val="20"/>
              </w:rPr>
              <w:t>Post Held</w:t>
            </w:r>
          </w:p>
        </w:tc>
        <w:tc>
          <w:tcPr>
            <w:tcW w:w="1875" w:type="pct"/>
            <w:tcBorders>
              <w:top w:val="nil"/>
              <w:left w:val="nil"/>
              <w:right w:val="nil"/>
            </w:tcBorders>
            <w:vAlign w:val="bottom"/>
          </w:tcPr>
          <w:p w:rsidR="00786417" w:rsidRPr="0079037E" w:rsidRDefault="001F7D21" w:rsidP="00FB65D7">
            <w:pPr>
              <w:rPr>
                <w:rFonts w:ascii="Arial Narrow" w:hAnsi="Arial Narrow"/>
                <w:sz w:val="20"/>
                <w:szCs w:val="20"/>
              </w:rPr>
            </w:pPr>
            <w:r>
              <w:rPr>
                <w:rFonts w:ascii="Arial Narrow" w:hAnsi="Arial Narrow"/>
                <w:sz w:val="20"/>
                <w:szCs w:val="20"/>
              </w:rPr>
              <w:t>Research Fellow</w:t>
            </w:r>
          </w:p>
        </w:tc>
      </w:tr>
      <w:tr w:rsidR="00884103" w:rsidRPr="0079037E" w:rsidTr="00884103">
        <w:trPr>
          <w:trHeight w:val="294"/>
        </w:trPr>
        <w:tc>
          <w:tcPr>
            <w:tcW w:w="867" w:type="pct"/>
            <w:gridSpan w:val="3"/>
            <w:vMerge w:val="restart"/>
            <w:tcBorders>
              <w:top w:val="nil"/>
              <w:left w:val="nil"/>
              <w:right w:val="nil"/>
            </w:tcBorders>
            <w:tcMar>
              <w:top w:w="85" w:type="dxa"/>
            </w:tcMar>
          </w:tcPr>
          <w:p w:rsidR="00884103" w:rsidRPr="0079037E" w:rsidRDefault="00884103" w:rsidP="00FB65D7">
            <w:pPr>
              <w:rPr>
                <w:rFonts w:ascii="Arial Narrow" w:hAnsi="Arial Narrow"/>
                <w:sz w:val="20"/>
                <w:szCs w:val="20"/>
              </w:rPr>
            </w:pPr>
            <w:r w:rsidRPr="0079037E">
              <w:rPr>
                <w:rFonts w:ascii="Arial Narrow" w:hAnsi="Arial Narrow"/>
                <w:sz w:val="20"/>
                <w:szCs w:val="20"/>
              </w:rPr>
              <w:t>Address for Correspondence</w:t>
            </w:r>
          </w:p>
        </w:tc>
        <w:tc>
          <w:tcPr>
            <w:tcW w:w="4133" w:type="pct"/>
            <w:gridSpan w:val="8"/>
            <w:tcBorders>
              <w:top w:val="nil"/>
              <w:left w:val="nil"/>
              <w:bottom w:val="single" w:sz="4" w:space="0" w:color="auto"/>
              <w:right w:val="nil"/>
            </w:tcBorders>
          </w:tcPr>
          <w:p w:rsidR="00884103" w:rsidRPr="0079037E" w:rsidRDefault="001F7D21" w:rsidP="00FB65D7">
            <w:pPr>
              <w:rPr>
                <w:rFonts w:ascii="Arial Narrow" w:hAnsi="Arial Narrow"/>
                <w:sz w:val="20"/>
                <w:szCs w:val="20"/>
              </w:rPr>
            </w:pPr>
            <w:r>
              <w:rPr>
                <w:rFonts w:ascii="Arial Narrow" w:hAnsi="Arial Narrow"/>
                <w:sz w:val="20"/>
                <w:szCs w:val="20"/>
              </w:rPr>
              <w:t>Room 710, Adam Smith Building</w:t>
            </w:r>
          </w:p>
        </w:tc>
      </w:tr>
      <w:tr w:rsidR="00884103" w:rsidRPr="0079037E" w:rsidTr="00884103">
        <w:trPr>
          <w:trHeight w:val="292"/>
        </w:trPr>
        <w:tc>
          <w:tcPr>
            <w:tcW w:w="867" w:type="pct"/>
            <w:gridSpan w:val="3"/>
            <w:vMerge/>
            <w:tcBorders>
              <w:left w:val="nil"/>
              <w:right w:val="nil"/>
            </w:tcBorders>
            <w:tcMar>
              <w:top w:w="85" w:type="dxa"/>
            </w:tcMar>
          </w:tcPr>
          <w:p w:rsidR="00884103" w:rsidRPr="0079037E" w:rsidRDefault="00884103" w:rsidP="00FB65D7">
            <w:pPr>
              <w:rPr>
                <w:rFonts w:ascii="Arial Narrow" w:hAnsi="Arial Narrow"/>
                <w:sz w:val="20"/>
                <w:szCs w:val="20"/>
              </w:rPr>
            </w:pPr>
          </w:p>
        </w:tc>
        <w:tc>
          <w:tcPr>
            <w:tcW w:w="4133" w:type="pct"/>
            <w:gridSpan w:val="8"/>
            <w:tcBorders>
              <w:top w:val="single" w:sz="4" w:space="0" w:color="auto"/>
              <w:left w:val="nil"/>
              <w:bottom w:val="single" w:sz="4" w:space="0" w:color="auto"/>
              <w:right w:val="nil"/>
            </w:tcBorders>
          </w:tcPr>
          <w:p w:rsidR="00884103" w:rsidRPr="0079037E" w:rsidRDefault="001F7D21" w:rsidP="00FB65D7">
            <w:pPr>
              <w:rPr>
                <w:rFonts w:ascii="Arial Narrow" w:hAnsi="Arial Narrow"/>
                <w:sz w:val="20"/>
                <w:szCs w:val="20"/>
              </w:rPr>
            </w:pPr>
            <w:r>
              <w:rPr>
                <w:rFonts w:ascii="Arial Narrow" w:hAnsi="Arial Narrow"/>
                <w:sz w:val="20"/>
                <w:szCs w:val="20"/>
              </w:rPr>
              <w:t>University of Glasgow</w:t>
            </w:r>
          </w:p>
        </w:tc>
      </w:tr>
      <w:tr w:rsidR="00884103" w:rsidRPr="0079037E" w:rsidTr="00884103">
        <w:trPr>
          <w:trHeight w:val="292"/>
        </w:trPr>
        <w:tc>
          <w:tcPr>
            <w:tcW w:w="867" w:type="pct"/>
            <w:gridSpan w:val="3"/>
            <w:vMerge/>
            <w:tcBorders>
              <w:left w:val="nil"/>
              <w:right w:val="nil"/>
            </w:tcBorders>
            <w:tcMar>
              <w:top w:w="85" w:type="dxa"/>
            </w:tcMar>
          </w:tcPr>
          <w:p w:rsidR="00884103" w:rsidRPr="0079037E" w:rsidRDefault="00884103" w:rsidP="00FB65D7">
            <w:pPr>
              <w:rPr>
                <w:rFonts w:ascii="Arial Narrow" w:hAnsi="Arial Narrow"/>
                <w:sz w:val="20"/>
                <w:szCs w:val="20"/>
              </w:rPr>
            </w:pPr>
          </w:p>
        </w:tc>
        <w:tc>
          <w:tcPr>
            <w:tcW w:w="4133" w:type="pct"/>
            <w:gridSpan w:val="8"/>
            <w:tcBorders>
              <w:top w:val="single" w:sz="4" w:space="0" w:color="auto"/>
              <w:left w:val="nil"/>
              <w:bottom w:val="single" w:sz="4" w:space="0" w:color="auto"/>
              <w:right w:val="nil"/>
            </w:tcBorders>
          </w:tcPr>
          <w:p w:rsidR="00884103" w:rsidRPr="0079037E" w:rsidRDefault="00884103" w:rsidP="00FB65D7">
            <w:pPr>
              <w:rPr>
                <w:rFonts w:ascii="Arial Narrow" w:hAnsi="Arial Narrow"/>
                <w:sz w:val="20"/>
                <w:szCs w:val="20"/>
              </w:rPr>
            </w:pPr>
          </w:p>
        </w:tc>
      </w:tr>
      <w:tr w:rsidR="00884103" w:rsidRPr="0079037E" w:rsidTr="00884103">
        <w:trPr>
          <w:trHeight w:val="292"/>
        </w:trPr>
        <w:tc>
          <w:tcPr>
            <w:tcW w:w="867" w:type="pct"/>
            <w:gridSpan w:val="3"/>
            <w:vMerge/>
            <w:tcBorders>
              <w:left w:val="nil"/>
              <w:bottom w:val="nil"/>
              <w:right w:val="nil"/>
            </w:tcBorders>
            <w:tcMar>
              <w:top w:w="85" w:type="dxa"/>
            </w:tcMar>
          </w:tcPr>
          <w:p w:rsidR="00884103" w:rsidRPr="0079037E" w:rsidRDefault="00884103" w:rsidP="00FB65D7">
            <w:pPr>
              <w:rPr>
                <w:rFonts w:ascii="Arial Narrow" w:hAnsi="Arial Narrow"/>
                <w:sz w:val="20"/>
                <w:szCs w:val="20"/>
              </w:rPr>
            </w:pPr>
          </w:p>
        </w:tc>
        <w:tc>
          <w:tcPr>
            <w:tcW w:w="4133" w:type="pct"/>
            <w:gridSpan w:val="8"/>
            <w:tcBorders>
              <w:top w:val="single" w:sz="4" w:space="0" w:color="auto"/>
              <w:left w:val="nil"/>
              <w:bottom w:val="single" w:sz="4" w:space="0" w:color="auto"/>
              <w:right w:val="nil"/>
            </w:tcBorders>
          </w:tcPr>
          <w:p w:rsidR="00884103" w:rsidRPr="0079037E" w:rsidRDefault="00884103" w:rsidP="00FB65D7">
            <w:pPr>
              <w:rPr>
                <w:rFonts w:ascii="Arial Narrow" w:hAnsi="Arial Narrow"/>
                <w:sz w:val="20"/>
                <w:szCs w:val="20"/>
              </w:rPr>
            </w:pPr>
          </w:p>
        </w:tc>
      </w:tr>
      <w:tr w:rsidR="00786417" w:rsidRPr="0079037E" w:rsidTr="00B33029">
        <w:trPr>
          <w:trHeight w:val="369"/>
        </w:trPr>
        <w:tc>
          <w:tcPr>
            <w:tcW w:w="513" w:type="pct"/>
            <w:gridSpan w:val="2"/>
            <w:tcBorders>
              <w:top w:val="nil"/>
              <w:left w:val="nil"/>
              <w:bottom w:val="nil"/>
              <w:right w:val="nil"/>
            </w:tcBorders>
            <w:tcMar>
              <w:top w:w="0" w:type="dxa"/>
              <w:bottom w:w="85" w:type="dxa"/>
            </w:tcMar>
            <w:vAlign w:val="bottom"/>
          </w:tcPr>
          <w:p w:rsidR="00786417" w:rsidRPr="0079037E" w:rsidRDefault="00786417" w:rsidP="00884103">
            <w:pPr>
              <w:rPr>
                <w:rFonts w:ascii="Arial Narrow" w:hAnsi="Arial Narrow"/>
                <w:sz w:val="20"/>
                <w:szCs w:val="20"/>
              </w:rPr>
            </w:pPr>
            <w:r w:rsidRPr="0079037E">
              <w:rPr>
                <w:rFonts w:ascii="Arial Narrow" w:hAnsi="Arial Narrow"/>
                <w:sz w:val="20"/>
                <w:szCs w:val="20"/>
              </w:rPr>
              <w:t>Tel. (day)</w:t>
            </w:r>
          </w:p>
        </w:tc>
        <w:tc>
          <w:tcPr>
            <w:tcW w:w="1994" w:type="pct"/>
            <w:gridSpan w:val="3"/>
            <w:tcBorders>
              <w:top w:val="nil"/>
              <w:left w:val="nil"/>
              <w:bottom w:val="single" w:sz="4" w:space="0" w:color="auto"/>
              <w:right w:val="nil"/>
            </w:tcBorders>
          </w:tcPr>
          <w:p w:rsidR="00786417" w:rsidRPr="0079037E" w:rsidRDefault="001F7D21" w:rsidP="00FB65D7">
            <w:pPr>
              <w:rPr>
                <w:rFonts w:ascii="Arial Narrow" w:hAnsi="Arial Narrow"/>
                <w:sz w:val="20"/>
                <w:szCs w:val="20"/>
              </w:rPr>
            </w:pPr>
            <w:r>
              <w:rPr>
                <w:rFonts w:ascii="Arial Narrow" w:hAnsi="Arial Narrow"/>
                <w:sz w:val="20"/>
                <w:szCs w:val="20"/>
              </w:rPr>
              <w:t>07866022543</w:t>
            </w:r>
          </w:p>
        </w:tc>
        <w:tc>
          <w:tcPr>
            <w:tcW w:w="443" w:type="pct"/>
            <w:gridSpan w:val="3"/>
            <w:tcBorders>
              <w:top w:val="nil"/>
              <w:left w:val="nil"/>
              <w:bottom w:val="nil"/>
              <w:right w:val="nil"/>
            </w:tcBorders>
            <w:tcMar>
              <w:top w:w="0" w:type="dxa"/>
              <w:bottom w:w="85" w:type="dxa"/>
            </w:tcMar>
            <w:vAlign w:val="bottom"/>
          </w:tcPr>
          <w:p w:rsidR="00786417" w:rsidRPr="0079037E" w:rsidRDefault="00786417" w:rsidP="00884103">
            <w:pPr>
              <w:rPr>
                <w:rFonts w:ascii="Arial Narrow" w:hAnsi="Arial Narrow"/>
                <w:sz w:val="20"/>
                <w:szCs w:val="20"/>
              </w:rPr>
            </w:pPr>
            <w:r w:rsidRPr="0079037E">
              <w:rPr>
                <w:rFonts w:ascii="Arial Narrow" w:hAnsi="Arial Narrow"/>
                <w:sz w:val="20"/>
                <w:szCs w:val="20"/>
              </w:rPr>
              <w:t>Email</w:t>
            </w:r>
          </w:p>
        </w:tc>
        <w:tc>
          <w:tcPr>
            <w:tcW w:w="2050" w:type="pct"/>
            <w:gridSpan w:val="3"/>
            <w:tcBorders>
              <w:top w:val="nil"/>
              <w:left w:val="nil"/>
              <w:bottom w:val="single" w:sz="4" w:space="0" w:color="auto"/>
              <w:right w:val="nil"/>
            </w:tcBorders>
          </w:tcPr>
          <w:p w:rsidR="00786417" w:rsidRPr="0079037E" w:rsidRDefault="0071641A" w:rsidP="00FB65D7">
            <w:pPr>
              <w:rPr>
                <w:rFonts w:ascii="Arial Narrow" w:hAnsi="Arial Narrow"/>
                <w:sz w:val="20"/>
                <w:szCs w:val="20"/>
              </w:rPr>
            </w:pPr>
            <w:hyperlink r:id="rId12" w:history="1">
              <w:r w:rsidR="001F7D21" w:rsidRPr="00CF6BCE">
                <w:rPr>
                  <w:rStyle w:val="Hyperlink"/>
                  <w:rFonts w:ascii="Arial Narrow" w:hAnsi="Arial Narrow"/>
                  <w:sz w:val="20"/>
                  <w:szCs w:val="20"/>
                </w:rPr>
                <w:t>Jonathan.minton@glasgow.ac.uk</w:t>
              </w:r>
            </w:hyperlink>
            <w:r w:rsidR="001F7D21">
              <w:rPr>
                <w:rFonts w:ascii="Arial Narrow" w:hAnsi="Arial Narrow"/>
                <w:sz w:val="20"/>
                <w:szCs w:val="20"/>
              </w:rPr>
              <w:t xml:space="preserve"> </w:t>
            </w:r>
          </w:p>
        </w:tc>
      </w:tr>
      <w:tr w:rsidR="005F4604" w:rsidRPr="0079037E" w:rsidTr="00B33029">
        <w:trPr>
          <w:trHeight w:val="460"/>
        </w:trPr>
        <w:tc>
          <w:tcPr>
            <w:tcW w:w="513" w:type="pct"/>
            <w:gridSpan w:val="2"/>
            <w:tcBorders>
              <w:top w:val="nil"/>
              <w:left w:val="nil"/>
              <w:bottom w:val="nil"/>
              <w:right w:val="nil"/>
            </w:tcBorders>
            <w:tcMar>
              <w:top w:w="0" w:type="dxa"/>
              <w:bottom w:w="85" w:type="dxa"/>
            </w:tcMar>
            <w:vAlign w:val="bottom"/>
          </w:tcPr>
          <w:p w:rsidR="005F4604" w:rsidRPr="0079037E" w:rsidRDefault="005F4604" w:rsidP="00884103">
            <w:pPr>
              <w:rPr>
                <w:rFonts w:ascii="Arial Narrow" w:hAnsi="Arial Narrow"/>
                <w:sz w:val="20"/>
                <w:szCs w:val="20"/>
              </w:rPr>
            </w:pPr>
            <w:r w:rsidRPr="0079037E">
              <w:rPr>
                <w:rFonts w:ascii="Arial Narrow" w:hAnsi="Arial Narrow"/>
                <w:sz w:val="20"/>
                <w:szCs w:val="20"/>
              </w:rPr>
              <w:t>Signed</w:t>
            </w:r>
          </w:p>
        </w:tc>
        <w:tc>
          <w:tcPr>
            <w:tcW w:w="1994" w:type="pct"/>
            <w:gridSpan w:val="3"/>
            <w:tcBorders>
              <w:top w:val="nil"/>
              <w:left w:val="nil"/>
              <w:bottom w:val="single" w:sz="4" w:space="0" w:color="auto"/>
              <w:right w:val="nil"/>
            </w:tcBorders>
          </w:tcPr>
          <w:p w:rsidR="005F4604" w:rsidRPr="0079037E" w:rsidRDefault="005F4604" w:rsidP="00FB65D7">
            <w:pPr>
              <w:rPr>
                <w:rFonts w:ascii="Arial Narrow" w:hAnsi="Arial Narrow"/>
                <w:sz w:val="20"/>
                <w:szCs w:val="20"/>
              </w:rPr>
            </w:pPr>
          </w:p>
        </w:tc>
        <w:tc>
          <w:tcPr>
            <w:tcW w:w="443" w:type="pct"/>
            <w:gridSpan w:val="3"/>
            <w:tcBorders>
              <w:top w:val="nil"/>
              <w:left w:val="nil"/>
              <w:bottom w:val="nil"/>
              <w:right w:val="nil"/>
            </w:tcBorders>
            <w:tcMar>
              <w:top w:w="0" w:type="dxa"/>
              <w:bottom w:w="85" w:type="dxa"/>
            </w:tcMar>
            <w:vAlign w:val="bottom"/>
          </w:tcPr>
          <w:p w:rsidR="005F4604" w:rsidRPr="0079037E" w:rsidRDefault="005F4604" w:rsidP="00884103">
            <w:pPr>
              <w:rPr>
                <w:rFonts w:ascii="Arial Narrow" w:hAnsi="Arial Narrow"/>
                <w:sz w:val="20"/>
                <w:szCs w:val="20"/>
              </w:rPr>
            </w:pPr>
            <w:r w:rsidRPr="0079037E">
              <w:rPr>
                <w:rFonts w:ascii="Arial Narrow" w:hAnsi="Arial Narrow"/>
                <w:sz w:val="20"/>
                <w:szCs w:val="20"/>
              </w:rPr>
              <w:t>Date</w:t>
            </w:r>
          </w:p>
        </w:tc>
        <w:tc>
          <w:tcPr>
            <w:tcW w:w="2050" w:type="pct"/>
            <w:gridSpan w:val="3"/>
            <w:tcBorders>
              <w:top w:val="nil"/>
              <w:left w:val="nil"/>
              <w:bottom w:val="single" w:sz="4" w:space="0" w:color="auto"/>
              <w:right w:val="nil"/>
            </w:tcBorders>
          </w:tcPr>
          <w:p w:rsidR="005F4604" w:rsidRPr="0079037E" w:rsidRDefault="001F7D21" w:rsidP="00FB65D7">
            <w:pPr>
              <w:rPr>
                <w:rFonts w:ascii="Arial Narrow" w:hAnsi="Arial Narrow"/>
                <w:sz w:val="20"/>
                <w:szCs w:val="20"/>
              </w:rPr>
            </w:pPr>
            <w:r>
              <w:rPr>
                <w:rFonts w:ascii="Arial Narrow" w:hAnsi="Arial Narrow"/>
                <w:sz w:val="20"/>
                <w:szCs w:val="20"/>
              </w:rPr>
              <w:t>12/2/2014</w:t>
            </w:r>
          </w:p>
        </w:tc>
      </w:tr>
      <w:tr w:rsidR="005F4604" w:rsidRPr="0079037E" w:rsidTr="009A29E6">
        <w:trPr>
          <w:trHeight w:val="509"/>
        </w:trPr>
        <w:tc>
          <w:tcPr>
            <w:tcW w:w="5000" w:type="pct"/>
            <w:gridSpan w:val="11"/>
            <w:tcBorders>
              <w:top w:val="nil"/>
              <w:left w:val="nil"/>
              <w:bottom w:val="nil"/>
              <w:right w:val="nil"/>
            </w:tcBorders>
            <w:vAlign w:val="bottom"/>
          </w:tcPr>
          <w:p w:rsidR="005F4604" w:rsidRPr="0079037E" w:rsidRDefault="005F4604" w:rsidP="009A29E6">
            <w:pPr>
              <w:rPr>
                <w:rFonts w:ascii="Arial Narrow" w:hAnsi="Arial Narrow"/>
                <w:sz w:val="20"/>
                <w:szCs w:val="20"/>
              </w:rPr>
            </w:pPr>
            <w:r w:rsidRPr="0079037E">
              <w:rPr>
                <w:rFonts w:ascii="Arial Narrow" w:hAnsi="Arial Narrow"/>
                <w:sz w:val="20"/>
                <w:szCs w:val="20"/>
              </w:rPr>
              <w:t>As part of the assessment process, a representative of the Chancellor’s Fund may contact the applicant for further information and clarification.  This will take place either by telephone or as a personal visit at a mutually convenient time.</w:t>
            </w:r>
          </w:p>
        </w:tc>
      </w:tr>
      <w:tr w:rsidR="005F4604" w:rsidRPr="0079037E" w:rsidTr="00C741B5">
        <w:trPr>
          <w:trHeight w:val="226"/>
        </w:trPr>
        <w:tc>
          <w:tcPr>
            <w:tcW w:w="5000" w:type="pct"/>
            <w:gridSpan w:val="11"/>
            <w:tcBorders>
              <w:top w:val="nil"/>
              <w:left w:val="nil"/>
              <w:bottom w:val="single" w:sz="4" w:space="0" w:color="auto"/>
              <w:right w:val="nil"/>
            </w:tcBorders>
          </w:tcPr>
          <w:p w:rsidR="005F4604" w:rsidRPr="00982992" w:rsidRDefault="005F4604" w:rsidP="00FB65D7">
            <w:pPr>
              <w:rPr>
                <w:rFonts w:ascii="Arial Narrow" w:hAnsi="Arial Narrow"/>
                <w:sz w:val="16"/>
                <w:szCs w:val="16"/>
              </w:rPr>
            </w:pPr>
          </w:p>
        </w:tc>
      </w:tr>
      <w:tr w:rsidR="005F4604" w:rsidRPr="0079037E" w:rsidTr="00C741B5">
        <w:trPr>
          <w:trHeight w:val="226"/>
        </w:trPr>
        <w:tc>
          <w:tcPr>
            <w:tcW w:w="5000" w:type="pct"/>
            <w:gridSpan w:val="11"/>
            <w:tcBorders>
              <w:bottom w:val="nil"/>
            </w:tcBorders>
            <w:shd w:val="clear" w:color="auto" w:fill="606060"/>
          </w:tcPr>
          <w:p w:rsidR="005F4604" w:rsidRPr="0079037E" w:rsidRDefault="005F4604" w:rsidP="00FB65D7">
            <w:pPr>
              <w:rPr>
                <w:rFonts w:ascii="Arial Narrow" w:hAnsi="Arial Narrow"/>
                <w:b/>
                <w:color w:val="FFFFFF"/>
                <w:sz w:val="20"/>
                <w:szCs w:val="20"/>
              </w:rPr>
            </w:pPr>
            <w:r w:rsidRPr="0079037E">
              <w:rPr>
                <w:rFonts w:ascii="Arial Narrow" w:hAnsi="Arial Narrow"/>
                <w:b/>
                <w:color w:val="FFFFFF"/>
                <w:sz w:val="20"/>
                <w:szCs w:val="20"/>
              </w:rPr>
              <w:t>Section B – Endorsement by Head of School/ Institute/ Service</w:t>
            </w:r>
          </w:p>
        </w:tc>
      </w:tr>
      <w:tr w:rsidR="005F4604" w:rsidRPr="0079037E" w:rsidTr="00B33029">
        <w:trPr>
          <w:trHeight w:val="498"/>
        </w:trPr>
        <w:tc>
          <w:tcPr>
            <w:tcW w:w="415" w:type="pct"/>
            <w:tcBorders>
              <w:top w:val="nil"/>
              <w:left w:val="nil"/>
              <w:bottom w:val="nil"/>
              <w:right w:val="nil"/>
            </w:tcBorders>
            <w:tcMar>
              <w:top w:w="0" w:type="dxa"/>
              <w:bottom w:w="85" w:type="dxa"/>
            </w:tcMar>
            <w:vAlign w:val="bottom"/>
          </w:tcPr>
          <w:p w:rsidR="005F4604" w:rsidRPr="0079037E" w:rsidRDefault="005F4604" w:rsidP="00884103">
            <w:pPr>
              <w:rPr>
                <w:rFonts w:ascii="Arial Narrow" w:hAnsi="Arial Narrow"/>
                <w:sz w:val="20"/>
                <w:szCs w:val="20"/>
              </w:rPr>
            </w:pPr>
            <w:r w:rsidRPr="0079037E">
              <w:rPr>
                <w:rFonts w:ascii="Arial Narrow" w:hAnsi="Arial Narrow"/>
                <w:sz w:val="20"/>
                <w:szCs w:val="20"/>
              </w:rPr>
              <w:t>Name</w:t>
            </w:r>
          </w:p>
        </w:tc>
        <w:tc>
          <w:tcPr>
            <w:tcW w:w="2092" w:type="pct"/>
            <w:gridSpan w:val="4"/>
            <w:tcBorders>
              <w:top w:val="nil"/>
              <w:left w:val="nil"/>
              <w:right w:val="nil"/>
            </w:tcBorders>
          </w:tcPr>
          <w:p w:rsidR="005F4604" w:rsidRPr="0079037E" w:rsidRDefault="005F4604" w:rsidP="00FB65D7">
            <w:pPr>
              <w:rPr>
                <w:rFonts w:ascii="Arial Narrow" w:hAnsi="Arial Narrow"/>
                <w:sz w:val="20"/>
                <w:szCs w:val="20"/>
              </w:rPr>
            </w:pPr>
          </w:p>
        </w:tc>
        <w:tc>
          <w:tcPr>
            <w:tcW w:w="617" w:type="pct"/>
            <w:gridSpan w:val="5"/>
            <w:tcBorders>
              <w:top w:val="nil"/>
              <w:left w:val="nil"/>
              <w:bottom w:val="nil"/>
              <w:right w:val="nil"/>
            </w:tcBorders>
            <w:tcMar>
              <w:top w:w="0" w:type="dxa"/>
              <w:bottom w:w="85" w:type="dxa"/>
            </w:tcMar>
            <w:vAlign w:val="bottom"/>
          </w:tcPr>
          <w:p w:rsidR="005F4604" w:rsidRPr="0079037E" w:rsidRDefault="005F4604" w:rsidP="00884103">
            <w:pPr>
              <w:rPr>
                <w:rFonts w:ascii="Arial Narrow" w:hAnsi="Arial Narrow"/>
                <w:sz w:val="20"/>
                <w:szCs w:val="20"/>
              </w:rPr>
            </w:pPr>
            <w:r w:rsidRPr="0079037E">
              <w:rPr>
                <w:rFonts w:ascii="Arial Narrow" w:hAnsi="Arial Narrow"/>
                <w:sz w:val="20"/>
                <w:szCs w:val="20"/>
              </w:rPr>
              <w:t>Post Held</w:t>
            </w:r>
          </w:p>
        </w:tc>
        <w:tc>
          <w:tcPr>
            <w:tcW w:w="1875" w:type="pct"/>
            <w:tcBorders>
              <w:top w:val="nil"/>
              <w:left w:val="nil"/>
              <w:right w:val="nil"/>
            </w:tcBorders>
          </w:tcPr>
          <w:p w:rsidR="005F4604" w:rsidRPr="0079037E" w:rsidRDefault="005F4604" w:rsidP="00FB65D7">
            <w:pPr>
              <w:rPr>
                <w:rFonts w:ascii="Arial Narrow" w:hAnsi="Arial Narrow"/>
                <w:sz w:val="20"/>
                <w:szCs w:val="20"/>
              </w:rPr>
            </w:pPr>
          </w:p>
        </w:tc>
      </w:tr>
      <w:tr w:rsidR="00884103" w:rsidRPr="0079037E" w:rsidTr="00884103">
        <w:trPr>
          <w:trHeight w:val="279"/>
        </w:trPr>
        <w:tc>
          <w:tcPr>
            <w:tcW w:w="867" w:type="pct"/>
            <w:gridSpan w:val="3"/>
            <w:vMerge w:val="restart"/>
            <w:tcBorders>
              <w:top w:val="nil"/>
              <w:left w:val="nil"/>
              <w:right w:val="nil"/>
            </w:tcBorders>
            <w:tcMar>
              <w:top w:w="85" w:type="dxa"/>
            </w:tcMar>
          </w:tcPr>
          <w:p w:rsidR="00884103" w:rsidRPr="0079037E" w:rsidRDefault="00884103" w:rsidP="00FB65D7">
            <w:pPr>
              <w:rPr>
                <w:rFonts w:ascii="Arial Narrow" w:hAnsi="Arial Narrow"/>
                <w:sz w:val="20"/>
                <w:szCs w:val="20"/>
              </w:rPr>
            </w:pPr>
            <w:r w:rsidRPr="0079037E">
              <w:rPr>
                <w:rFonts w:ascii="Arial Narrow" w:hAnsi="Arial Narrow"/>
                <w:sz w:val="20"/>
                <w:szCs w:val="20"/>
              </w:rPr>
              <w:t>Address for Correspondence</w:t>
            </w:r>
          </w:p>
        </w:tc>
        <w:tc>
          <w:tcPr>
            <w:tcW w:w="4133" w:type="pct"/>
            <w:gridSpan w:val="8"/>
            <w:tcBorders>
              <w:top w:val="nil"/>
              <w:left w:val="nil"/>
              <w:bottom w:val="single" w:sz="4" w:space="0" w:color="auto"/>
              <w:right w:val="nil"/>
            </w:tcBorders>
          </w:tcPr>
          <w:p w:rsidR="00884103" w:rsidRPr="0079037E" w:rsidRDefault="00884103" w:rsidP="00FB65D7">
            <w:pPr>
              <w:rPr>
                <w:rFonts w:ascii="Arial Narrow" w:hAnsi="Arial Narrow"/>
                <w:sz w:val="20"/>
                <w:szCs w:val="20"/>
              </w:rPr>
            </w:pPr>
          </w:p>
        </w:tc>
      </w:tr>
      <w:tr w:rsidR="00884103" w:rsidRPr="0079037E" w:rsidTr="00884103">
        <w:trPr>
          <w:trHeight w:val="277"/>
        </w:trPr>
        <w:tc>
          <w:tcPr>
            <w:tcW w:w="867" w:type="pct"/>
            <w:gridSpan w:val="3"/>
            <w:vMerge/>
            <w:tcBorders>
              <w:left w:val="nil"/>
              <w:right w:val="nil"/>
            </w:tcBorders>
            <w:tcMar>
              <w:top w:w="85" w:type="dxa"/>
            </w:tcMar>
          </w:tcPr>
          <w:p w:rsidR="00884103" w:rsidRPr="0079037E" w:rsidRDefault="00884103" w:rsidP="00FB65D7">
            <w:pPr>
              <w:rPr>
                <w:rFonts w:ascii="Arial Narrow" w:hAnsi="Arial Narrow"/>
                <w:sz w:val="20"/>
                <w:szCs w:val="20"/>
              </w:rPr>
            </w:pPr>
          </w:p>
        </w:tc>
        <w:tc>
          <w:tcPr>
            <w:tcW w:w="4133" w:type="pct"/>
            <w:gridSpan w:val="8"/>
            <w:tcBorders>
              <w:left w:val="nil"/>
              <w:bottom w:val="single" w:sz="4" w:space="0" w:color="auto"/>
              <w:right w:val="nil"/>
            </w:tcBorders>
          </w:tcPr>
          <w:p w:rsidR="00884103" w:rsidRPr="0079037E" w:rsidRDefault="00884103" w:rsidP="00FB65D7">
            <w:pPr>
              <w:rPr>
                <w:rFonts w:ascii="Arial Narrow" w:hAnsi="Arial Narrow"/>
                <w:sz w:val="20"/>
                <w:szCs w:val="20"/>
              </w:rPr>
            </w:pPr>
          </w:p>
        </w:tc>
      </w:tr>
      <w:tr w:rsidR="00884103" w:rsidRPr="0079037E" w:rsidTr="00884103">
        <w:trPr>
          <w:trHeight w:val="277"/>
        </w:trPr>
        <w:tc>
          <w:tcPr>
            <w:tcW w:w="867" w:type="pct"/>
            <w:gridSpan w:val="3"/>
            <w:vMerge/>
            <w:tcBorders>
              <w:left w:val="nil"/>
              <w:right w:val="nil"/>
            </w:tcBorders>
            <w:tcMar>
              <w:top w:w="85" w:type="dxa"/>
            </w:tcMar>
          </w:tcPr>
          <w:p w:rsidR="00884103" w:rsidRPr="0079037E" w:rsidRDefault="00884103" w:rsidP="00FB65D7">
            <w:pPr>
              <w:rPr>
                <w:rFonts w:ascii="Arial Narrow" w:hAnsi="Arial Narrow"/>
                <w:sz w:val="20"/>
                <w:szCs w:val="20"/>
              </w:rPr>
            </w:pPr>
          </w:p>
        </w:tc>
        <w:tc>
          <w:tcPr>
            <w:tcW w:w="4133" w:type="pct"/>
            <w:gridSpan w:val="8"/>
            <w:tcBorders>
              <w:left w:val="nil"/>
              <w:bottom w:val="single" w:sz="4" w:space="0" w:color="auto"/>
              <w:right w:val="nil"/>
            </w:tcBorders>
          </w:tcPr>
          <w:p w:rsidR="00884103" w:rsidRPr="0079037E" w:rsidRDefault="00884103" w:rsidP="00FB65D7">
            <w:pPr>
              <w:rPr>
                <w:rFonts w:ascii="Arial Narrow" w:hAnsi="Arial Narrow"/>
                <w:sz w:val="20"/>
                <w:szCs w:val="20"/>
              </w:rPr>
            </w:pPr>
          </w:p>
        </w:tc>
      </w:tr>
      <w:tr w:rsidR="00884103" w:rsidRPr="0079037E" w:rsidTr="00884103">
        <w:trPr>
          <w:trHeight w:val="277"/>
        </w:trPr>
        <w:tc>
          <w:tcPr>
            <w:tcW w:w="867" w:type="pct"/>
            <w:gridSpan w:val="3"/>
            <w:vMerge/>
            <w:tcBorders>
              <w:left w:val="nil"/>
              <w:bottom w:val="nil"/>
              <w:right w:val="nil"/>
            </w:tcBorders>
            <w:tcMar>
              <w:top w:w="85" w:type="dxa"/>
            </w:tcMar>
          </w:tcPr>
          <w:p w:rsidR="00884103" w:rsidRPr="0079037E" w:rsidRDefault="00884103" w:rsidP="00FB65D7">
            <w:pPr>
              <w:rPr>
                <w:rFonts w:ascii="Arial Narrow" w:hAnsi="Arial Narrow"/>
                <w:sz w:val="20"/>
                <w:szCs w:val="20"/>
              </w:rPr>
            </w:pPr>
          </w:p>
        </w:tc>
        <w:tc>
          <w:tcPr>
            <w:tcW w:w="4133" w:type="pct"/>
            <w:gridSpan w:val="8"/>
            <w:tcBorders>
              <w:left w:val="nil"/>
              <w:bottom w:val="single" w:sz="4" w:space="0" w:color="auto"/>
              <w:right w:val="nil"/>
            </w:tcBorders>
          </w:tcPr>
          <w:p w:rsidR="00884103" w:rsidRPr="0079037E" w:rsidRDefault="00884103" w:rsidP="00FB65D7">
            <w:pPr>
              <w:rPr>
                <w:rFonts w:ascii="Arial Narrow" w:hAnsi="Arial Narrow"/>
                <w:sz w:val="20"/>
                <w:szCs w:val="20"/>
              </w:rPr>
            </w:pPr>
          </w:p>
        </w:tc>
      </w:tr>
      <w:tr w:rsidR="005F4604" w:rsidRPr="0079037E" w:rsidTr="00B33029">
        <w:trPr>
          <w:trHeight w:val="444"/>
        </w:trPr>
        <w:tc>
          <w:tcPr>
            <w:tcW w:w="513" w:type="pct"/>
            <w:gridSpan w:val="2"/>
            <w:tcBorders>
              <w:top w:val="nil"/>
              <w:left w:val="nil"/>
              <w:bottom w:val="nil"/>
              <w:right w:val="nil"/>
            </w:tcBorders>
            <w:tcMar>
              <w:top w:w="0" w:type="dxa"/>
              <w:bottom w:w="85" w:type="dxa"/>
            </w:tcMar>
            <w:vAlign w:val="bottom"/>
          </w:tcPr>
          <w:p w:rsidR="005F4604" w:rsidRPr="0079037E" w:rsidRDefault="005F4604" w:rsidP="00884103">
            <w:pPr>
              <w:rPr>
                <w:rFonts w:ascii="Arial Narrow" w:hAnsi="Arial Narrow"/>
                <w:sz w:val="20"/>
                <w:szCs w:val="20"/>
              </w:rPr>
            </w:pPr>
            <w:r w:rsidRPr="0079037E">
              <w:rPr>
                <w:rFonts w:ascii="Arial Narrow" w:hAnsi="Arial Narrow"/>
                <w:sz w:val="20"/>
                <w:szCs w:val="20"/>
              </w:rPr>
              <w:t>Tel. (day)</w:t>
            </w:r>
          </w:p>
        </w:tc>
        <w:tc>
          <w:tcPr>
            <w:tcW w:w="1994" w:type="pct"/>
            <w:gridSpan w:val="3"/>
            <w:tcBorders>
              <w:top w:val="nil"/>
              <w:left w:val="nil"/>
              <w:bottom w:val="single" w:sz="4" w:space="0" w:color="auto"/>
              <w:right w:val="nil"/>
            </w:tcBorders>
          </w:tcPr>
          <w:p w:rsidR="005F4604" w:rsidRPr="0079037E" w:rsidRDefault="005F4604" w:rsidP="00FB65D7">
            <w:pPr>
              <w:rPr>
                <w:rFonts w:ascii="Arial Narrow" w:hAnsi="Arial Narrow"/>
                <w:sz w:val="20"/>
                <w:szCs w:val="20"/>
              </w:rPr>
            </w:pPr>
          </w:p>
        </w:tc>
        <w:tc>
          <w:tcPr>
            <w:tcW w:w="353" w:type="pct"/>
            <w:gridSpan w:val="2"/>
            <w:tcBorders>
              <w:top w:val="nil"/>
              <w:left w:val="nil"/>
              <w:bottom w:val="nil"/>
              <w:right w:val="nil"/>
            </w:tcBorders>
            <w:tcMar>
              <w:top w:w="0" w:type="dxa"/>
              <w:bottom w:w="85" w:type="dxa"/>
            </w:tcMar>
            <w:vAlign w:val="bottom"/>
          </w:tcPr>
          <w:p w:rsidR="005F4604" w:rsidRPr="0079037E" w:rsidRDefault="005F4604" w:rsidP="00884103">
            <w:pPr>
              <w:rPr>
                <w:rFonts w:ascii="Arial Narrow" w:hAnsi="Arial Narrow"/>
                <w:sz w:val="20"/>
                <w:szCs w:val="20"/>
              </w:rPr>
            </w:pPr>
            <w:r w:rsidRPr="0079037E">
              <w:rPr>
                <w:rFonts w:ascii="Arial Narrow" w:hAnsi="Arial Narrow"/>
                <w:sz w:val="20"/>
                <w:szCs w:val="20"/>
              </w:rPr>
              <w:t>Email</w:t>
            </w:r>
          </w:p>
        </w:tc>
        <w:tc>
          <w:tcPr>
            <w:tcW w:w="2139" w:type="pct"/>
            <w:gridSpan w:val="4"/>
            <w:tcBorders>
              <w:top w:val="nil"/>
              <w:left w:val="nil"/>
              <w:bottom w:val="single" w:sz="4" w:space="0" w:color="auto"/>
              <w:right w:val="nil"/>
            </w:tcBorders>
          </w:tcPr>
          <w:p w:rsidR="005F4604" w:rsidRPr="0079037E" w:rsidRDefault="005F4604" w:rsidP="00FB65D7">
            <w:pPr>
              <w:rPr>
                <w:rFonts w:ascii="Arial Narrow" w:hAnsi="Arial Narrow"/>
                <w:sz w:val="20"/>
                <w:szCs w:val="20"/>
              </w:rPr>
            </w:pPr>
          </w:p>
        </w:tc>
      </w:tr>
      <w:tr w:rsidR="005F4604" w:rsidRPr="0079037E" w:rsidTr="005F0E82">
        <w:trPr>
          <w:trHeight w:val="525"/>
        </w:trPr>
        <w:tc>
          <w:tcPr>
            <w:tcW w:w="5000" w:type="pct"/>
            <w:gridSpan w:val="11"/>
            <w:tcBorders>
              <w:top w:val="nil"/>
              <w:left w:val="nil"/>
              <w:bottom w:val="nil"/>
              <w:right w:val="nil"/>
            </w:tcBorders>
            <w:vAlign w:val="bottom"/>
          </w:tcPr>
          <w:p w:rsidR="005F4604" w:rsidRPr="0079037E" w:rsidRDefault="005F4604" w:rsidP="0079037E">
            <w:pPr>
              <w:rPr>
                <w:rFonts w:ascii="Arial Narrow" w:hAnsi="Arial Narrow"/>
                <w:b/>
                <w:sz w:val="20"/>
                <w:szCs w:val="20"/>
              </w:rPr>
            </w:pPr>
            <w:r w:rsidRPr="0079037E">
              <w:rPr>
                <w:rFonts w:ascii="Arial Narrow" w:hAnsi="Arial Narrow"/>
                <w:b/>
                <w:sz w:val="20"/>
                <w:szCs w:val="20"/>
              </w:rPr>
              <w:lastRenderedPageBreak/>
              <w:t>Statement</w:t>
            </w:r>
            <w:r w:rsidR="0079037E">
              <w:rPr>
                <w:rFonts w:ascii="Arial Narrow" w:hAnsi="Arial Narrow"/>
                <w:b/>
                <w:sz w:val="20"/>
                <w:szCs w:val="20"/>
              </w:rPr>
              <w:t>:</w:t>
            </w:r>
            <w:r w:rsidR="0079037E" w:rsidRPr="0079037E">
              <w:rPr>
                <w:rFonts w:ascii="Arial Narrow" w:hAnsi="Arial Narrow"/>
                <w:sz w:val="20"/>
                <w:szCs w:val="20"/>
              </w:rPr>
              <w:t xml:space="preserve"> I confirm that this project supports the School/ College/ Institute/ Service’s strategic objectives.</w:t>
            </w:r>
            <w:r w:rsidR="0079037E">
              <w:rPr>
                <w:rFonts w:ascii="Arial Narrow" w:hAnsi="Arial Narrow"/>
                <w:sz w:val="20"/>
                <w:szCs w:val="20"/>
              </w:rPr>
              <w:t xml:space="preserve">  </w:t>
            </w:r>
            <w:r w:rsidR="0079037E" w:rsidRPr="0079037E">
              <w:rPr>
                <w:rFonts w:ascii="Arial Narrow" w:hAnsi="Arial Narrow"/>
                <w:sz w:val="20"/>
                <w:szCs w:val="20"/>
              </w:rPr>
              <w:t>I understand that if more than one application is received from a School/ Institute/ Service, I will be asked to prioritise the applications.</w:t>
            </w:r>
          </w:p>
        </w:tc>
      </w:tr>
      <w:tr w:rsidR="005F0E82" w:rsidRPr="0079037E" w:rsidTr="00B33029">
        <w:trPr>
          <w:trHeight w:val="403"/>
        </w:trPr>
        <w:tc>
          <w:tcPr>
            <w:tcW w:w="415" w:type="pct"/>
            <w:tcBorders>
              <w:top w:val="nil"/>
              <w:left w:val="nil"/>
              <w:bottom w:val="nil"/>
              <w:right w:val="nil"/>
            </w:tcBorders>
            <w:tcMar>
              <w:top w:w="0" w:type="dxa"/>
              <w:bottom w:w="85" w:type="dxa"/>
            </w:tcMar>
            <w:vAlign w:val="bottom"/>
          </w:tcPr>
          <w:p w:rsidR="005F0E82" w:rsidRPr="0079037E" w:rsidRDefault="005F0E82" w:rsidP="009A29E6">
            <w:pPr>
              <w:rPr>
                <w:rFonts w:ascii="Arial Narrow" w:hAnsi="Arial Narrow"/>
                <w:sz w:val="20"/>
                <w:szCs w:val="20"/>
              </w:rPr>
            </w:pPr>
            <w:r w:rsidRPr="0079037E">
              <w:rPr>
                <w:rFonts w:ascii="Arial Narrow" w:hAnsi="Arial Narrow"/>
                <w:sz w:val="20"/>
                <w:szCs w:val="20"/>
              </w:rPr>
              <w:t>Signed</w:t>
            </w:r>
          </w:p>
        </w:tc>
        <w:tc>
          <w:tcPr>
            <w:tcW w:w="2264" w:type="pct"/>
            <w:gridSpan w:val="5"/>
            <w:tcBorders>
              <w:top w:val="nil"/>
              <w:left w:val="nil"/>
              <w:bottom w:val="single" w:sz="4" w:space="0" w:color="auto"/>
              <w:right w:val="nil"/>
            </w:tcBorders>
          </w:tcPr>
          <w:p w:rsidR="005F0E82" w:rsidRPr="0079037E" w:rsidRDefault="005F0E82" w:rsidP="00FB65D7">
            <w:pPr>
              <w:rPr>
                <w:rFonts w:ascii="Arial Narrow" w:hAnsi="Arial Narrow"/>
                <w:sz w:val="20"/>
                <w:szCs w:val="20"/>
              </w:rPr>
            </w:pPr>
          </w:p>
        </w:tc>
        <w:tc>
          <w:tcPr>
            <w:tcW w:w="362" w:type="pct"/>
            <w:gridSpan w:val="3"/>
            <w:tcBorders>
              <w:top w:val="nil"/>
              <w:left w:val="nil"/>
              <w:bottom w:val="nil"/>
              <w:right w:val="nil"/>
            </w:tcBorders>
            <w:tcMar>
              <w:top w:w="0" w:type="dxa"/>
              <w:bottom w:w="85" w:type="dxa"/>
            </w:tcMar>
            <w:vAlign w:val="bottom"/>
          </w:tcPr>
          <w:p w:rsidR="005F0E82" w:rsidRPr="0079037E" w:rsidRDefault="005F0E82" w:rsidP="009A29E6">
            <w:pPr>
              <w:rPr>
                <w:rFonts w:ascii="Arial Narrow" w:hAnsi="Arial Narrow"/>
                <w:sz w:val="20"/>
                <w:szCs w:val="20"/>
              </w:rPr>
            </w:pPr>
            <w:r w:rsidRPr="0079037E">
              <w:rPr>
                <w:rFonts w:ascii="Arial Narrow" w:hAnsi="Arial Narrow"/>
                <w:sz w:val="20"/>
                <w:szCs w:val="20"/>
              </w:rPr>
              <w:t>Date</w:t>
            </w:r>
          </w:p>
        </w:tc>
        <w:tc>
          <w:tcPr>
            <w:tcW w:w="1959" w:type="pct"/>
            <w:gridSpan w:val="2"/>
            <w:tcBorders>
              <w:top w:val="nil"/>
              <w:left w:val="nil"/>
              <w:bottom w:val="single" w:sz="4" w:space="0" w:color="auto"/>
              <w:right w:val="nil"/>
            </w:tcBorders>
          </w:tcPr>
          <w:p w:rsidR="005F0E82" w:rsidRPr="0079037E" w:rsidRDefault="005F0E82" w:rsidP="00FB65D7">
            <w:pPr>
              <w:rPr>
                <w:rFonts w:ascii="Arial Narrow" w:hAnsi="Arial Narrow"/>
                <w:sz w:val="20"/>
                <w:szCs w:val="20"/>
              </w:rPr>
            </w:pPr>
          </w:p>
        </w:tc>
      </w:tr>
      <w:tr w:rsidR="005F0E82" w:rsidRPr="0079037E" w:rsidTr="0088689A">
        <w:trPr>
          <w:trHeight w:val="226"/>
        </w:trPr>
        <w:tc>
          <w:tcPr>
            <w:tcW w:w="5000" w:type="pct"/>
            <w:gridSpan w:val="11"/>
            <w:tcBorders>
              <w:top w:val="nil"/>
              <w:left w:val="nil"/>
              <w:bottom w:val="single" w:sz="4" w:space="0" w:color="auto"/>
              <w:right w:val="nil"/>
            </w:tcBorders>
          </w:tcPr>
          <w:p w:rsidR="005F0E82" w:rsidRPr="00982992" w:rsidRDefault="005F0E82" w:rsidP="00FB65D7">
            <w:pPr>
              <w:rPr>
                <w:rFonts w:ascii="Arial Narrow" w:hAnsi="Arial Narrow"/>
                <w:sz w:val="16"/>
                <w:szCs w:val="16"/>
              </w:rPr>
            </w:pPr>
          </w:p>
        </w:tc>
      </w:tr>
      <w:tr w:rsidR="0088689A" w:rsidRPr="0079037E" w:rsidTr="00005F39">
        <w:trPr>
          <w:trHeight w:val="226"/>
        </w:trPr>
        <w:tc>
          <w:tcPr>
            <w:tcW w:w="5000" w:type="pct"/>
            <w:gridSpan w:val="11"/>
            <w:tcBorders>
              <w:bottom w:val="nil"/>
            </w:tcBorders>
            <w:shd w:val="clear" w:color="auto" w:fill="606060"/>
          </w:tcPr>
          <w:p w:rsidR="0088689A" w:rsidRPr="0079037E" w:rsidRDefault="0088689A" w:rsidP="00FB65D7">
            <w:pPr>
              <w:rPr>
                <w:rFonts w:ascii="Arial Narrow" w:hAnsi="Arial Narrow"/>
                <w:b/>
                <w:color w:val="FFFFFF"/>
                <w:sz w:val="20"/>
                <w:szCs w:val="20"/>
              </w:rPr>
            </w:pPr>
            <w:r w:rsidRPr="0079037E">
              <w:rPr>
                <w:rFonts w:ascii="Arial Narrow" w:hAnsi="Arial Narrow"/>
                <w:b/>
                <w:color w:val="FFFFFF"/>
                <w:sz w:val="20"/>
                <w:szCs w:val="20"/>
              </w:rPr>
              <w:t>Section C – To be completed by Head of College if application is in excess of £30,000</w:t>
            </w:r>
          </w:p>
        </w:tc>
      </w:tr>
      <w:tr w:rsidR="0088689A" w:rsidRPr="0079037E" w:rsidTr="00B33029">
        <w:trPr>
          <w:trHeight w:val="529"/>
        </w:trPr>
        <w:tc>
          <w:tcPr>
            <w:tcW w:w="415" w:type="pct"/>
            <w:tcBorders>
              <w:top w:val="nil"/>
              <w:left w:val="nil"/>
              <w:bottom w:val="nil"/>
              <w:right w:val="nil"/>
            </w:tcBorders>
            <w:vAlign w:val="bottom"/>
          </w:tcPr>
          <w:p w:rsidR="0088689A" w:rsidRPr="0079037E" w:rsidRDefault="0088689A" w:rsidP="00540E94">
            <w:pPr>
              <w:rPr>
                <w:rFonts w:ascii="Arial Narrow" w:hAnsi="Arial Narrow"/>
                <w:sz w:val="20"/>
                <w:szCs w:val="20"/>
              </w:rPr>
            </w:pPr>
            <w:r w:rsidRPr="0079037E">
              <w:rPr>
                <w:rFonts w:ascii="Arial Narrow" w:hAnsi="Arial Narrow"/>
                <w:sz w:val="20"/>
                <w:szCs w:val="20"/>
              </w:rPr>
              <w:t>Name</w:t>
            </w:r>
          </w:p>
        </w:tc>
        <w:tc>
          <w:tcPr>
            <w:tcW w:w="2092" w:type="pct"/>
            <w:gridSpan w:val="4"/>
            <w:tcBorders>
              <w:top w:val="nil"/>
              <w:left w:val="nil"/>
              <w:bottom w:val="single" w:sz="4" w:space="0" w:color="auto"/>
              <w:right w:val="nil"/>
            </w:tcBorders>
            <w:vAlign w:val="bottom"/>
          </w:tcPr>
          <w:p w:rsidR="0088689A" w:rsidRPr="0079037E" w:rsidRDefault="0088689A" w:rsidP="00540E94">
            <w:pPr>
              <w:rPr>
                <w:rFonts w:ascii="Arial Narrow" w:hAnsi="Arial Narrow"/>
                <w:sz w:val="20"/>
                <w:szCs w:val="20"/>
              </w:rPr>
            </w:pPr>
          </w:p>
        </w:tc>
        <w:tc>
          <w:tcPr>
            <w:tcW w:w="534" w:type="pct"/>
            <w:gridSpan w:val="4"/>
            <w:tcBorders>
              <w:top w:val="nil"/>
              <w:left w:val="nil"/>
              <w:bottom w:val="nil"/>
              <w:right w:val="nil"/>
            </w:tcBorders>
            <w:vAlign w:val="bottom"/>
          </w:tcPr>
          <w:p w:rsidR="0088689A" w:rsidRPr="0079037E" w:rsidRDefault="001936DF" w:rsidP="009A29E6">
            <w:pPr>
              <w:jc w:val="right"/>
              <w:rPr>
                <w:rFonts w:ascii="Arial Narrow" w:hAnsi="Arial Narrow"/>
                <w:sz w:val="20"/>
                <w:szCs w:val="20"/>
              </w:rPr>
            </w:pPr>
            <w:r>
              <w:rPr>
                <w:rFonts w:ascii="Arial Narrow" w:hAnsi="Arial Narrow"/>
                <w:sz w:val="20"/>
                <w:szCs w:val="20"/>
              </w:rPr>
              <w:t>College</w:t>
            </w:r>
          </w:p>
        </w:tc>
        <w:tc>
          <w:tcPr>
            <w:tcW w:w="1959" w:type="pct"/>
            <w:gridSpan w:val="2"/>
            <w:tcBorders>
              <w:top w:val="nil"/>
              <w:left w:val="nil"/>
              <w:bottom w:val="single" w:sz="4" w:space="0" w:color="auto"/>
              <w:right w:val="nil"/>
            </w:tcBorders>
            <w:vAlign w:val="bottom"/>
          </w:tcPr>
          <w:p w:rsidR="0088689A" w:rsidRPr="0079037E" w:rsidRDefault="0088689A" w:rsidP="00540E94">
            <w:pPr>
              <w:rPr>
                <w:rFonts w:ascii="Arial Narrow" w:hAnsi="Arial Narrow"/>
                <w:sz w:val="20"/>
                <w:szCs w:val="20"/>
              </w:rPr>
            </w:pPr>
          </w:p>
        </w:tc>
      </w:tr>
      <w:tr w:rsidR="0088689A" w:rsidRPr="0079037E" w:rsidTr="009A29E6">
        <w:trPr>
          <w:trHeight w:val="357"/>
        </w:trPr>
        <w:tc>
          <w:tcPr>
            <w:tcW w:w="867" w:type="pct"/>
            <w:gridSpan w:val="3"/>
            <w:vMerge w:val="restart"/>
            <w:tcBorders>
              <w:top w:val="nil"/>
              <w:left w:val="nil"/>
              <w:bottom w:val="nil"/>
              <w:right w:val="nil"/>
            </w:tcBorders>
            <w:tcMar>
              <w:top w:w="85" w:type="dxa"/>
            </w:tcMar>
          </w:tcPr>
          <w:p w:rsidR="0088689A" w:rsidRPr="0079037E" w:rsidRDefault="0088689A" w:rsidP="00540E94">
            <w:pPr>
              <w:rPr>
                <w:rFonts w:ascii="Arial Narrow" w:hAnsi="Arial Narrow"/>
                <w:sz w:val="20"/>
                <w:szCs w:val="20"/>
              </w:rPr>
            </w:pPr>
            <w:r w:rsidRPr="0079037E">
              <w:rPr>
                <w:rFonts w:ascii="Arial Narrow" w:hAnsi="Arial Narrow"/>
                <w:sz w:val="20"/>
                <w:szCs w:val="20"/>
              </w:rPr>
              <w:t>Address for Correspondence</w:t>
            </w:r>
          </w:p>
        </w:tc>
        <w:tc>
          <w:tcPr>
            <w:tcW w:w="4133" w:type="pct"/>
            <w:gridSpan w:val="8"/>
            <w:tcBorders>
              <w:top w:val="nil"/>
              <w:left w:val="nil"/>
              <w:bottom w:val="single" w:sz="4" w:space="0" w:color="auto"/>
              <w:right w:val="nil"/>
            </w:tcBorders>
          </w:tcPr>
          <w:p w:rsidR="0088689A" w:rsidRPr="0079037E" w:rsidRDefault="0088689A" w:rsidP="00540E94">
            <w:pPr>
              <w:rPr>
                <w:rFonts w:ascii="Arial Narrow" w:hAnsi="Arial Narrow"/>
                <w:sz w:val="20"/>
                <w:szCs w:val="20"/>
              </w:rPr>
            </w:pPr>
          </w:p>
        </w:tc>
      </w:tr>
      <w:tr w:rsidR="0088689A" w:rsidRPr="0079037E" w:rsidTr="009A29E6">
        <w:trPr>
          <w:trHeight w:val="423"/>
        </w:trPr>
        <w:tc>
          <w:tcPr>
            <w:tcW w:w="867" w:type="pct"/>
            <w:gridSpan w:val="3"/>
            <w:vMerge/>
            <w:tcBorders>
              <w:top w:val="nil"/>
              <w:left w:val="nil"/>
              <w:bottom w:val="nil"/>
              <w:right w:val="nil"/>
            </w:tcBorders>
          </w:tcPr>
          <w:p w:rsidR="0088689A" w:rsidRPr="0079037E" w:rsidRDefault="0088689A" w:rsidP="00540E94">
            <w:pPr>
              <w:rPr>
                <w:rFonts w:ascii="Arial Narrow" w:hAnsi="Arial Narrow"/>
                <w:sz w:val="20"/>
                <w:szCs w:val="20"/>
              </w:rPr>
            </w:pPr>
          </w:p>
        </w:tc>
        <w:tc>
          <w:tcPr>
            <w:tcW w:w="4133" w:type="pct"/>
            <w:gridSpan w:val="8"/>
            <w:tcBorders>
              <w:top w:val="single" w:sz="4" w:space="0" w:color="auto"/>
              <w:left w:val="nil"/>
              <w:bottom w:val="single" w:sz="4" w:space="0" w:color="auto"/>
              <w:right w:val="nil"/>
            </w:tcBorders>
          </w:tcPr>
          <w:p w:rsidR="0088689A" w:rsidRPr="0079037E" w:rsidRDefault="0088689A" w:rsidP="00540E94">
            <w:pPr>
              <w:rPr>
                <w:rFonts w:ascii="Arial Narrow" w:hAnsi="Arial Narrow"/>
                <w:sz w:val="20"/>
                <w:szCs w:val="20"/>
              </w:rPr>
            </w:pPr>
          </w:p>
        </w:tc>
      </w:tr>
      <w:tr w:rsidR="0088689A" w:rsidRPr="0079037E" w:rsidTr="009A29E6">
        <w:trPr>
          <w:trHeight w:val="459"/>
        </w:trPr>
        <w:tc>
          <w:tcPr>
            <w:tcW w:w="867" w:type="pct"/>
            <w:gridSpan w:val="3"/>
            <w:vMerge/>
            <w:tcBorders>
              <w:top w:val="nil"/>
              <w:left w:val="nil"/>
              <w:bottom w:val="nil"/>
              <w:right w:val="nil"/>
            </w:tcBorders>
          </w:tcPr>
          <w:p w:rsidR="0088689A" w:rsidRPr="0079037E" w:rsidRDefault="0088689A" w:rsidP="00540E94">
            <w:pPr>
              <w:rPr>
                <w:rFonts w:ascii="Arial Narrow" w:hAnsi="Arial Narrow"/>
                <w:sz w:val="20"/>
                <w:szCs w:val="20"/>
              </w:rPr>
            </w:pPr>
          </w:p>
        </w:tc>
        <w:tc>
          <w:tcPr>
            <w:tcW w:w="4133" w:type="pct"/>
            <w:gridSpan w:val="8"/>
            <w:tcBorders>
              <w:top w:val="single" w:sz="4" w:space="0" w:color="auto"/>
              <w:left w:val="nil"/>
              <w:bottom w:val="single" w:sz="4" w:space="0" w:color="auto"/>
              <w:right w:val="nil"/>
            </w:tcBorders>
          </w:tcPr>
          <w:p w:rsidR="0088689A" w:rsidRPr="0079037E" w:rsidRDefault="0088689A" w:rsidP="00540E94">
            <w:pPr>
              <w:rPr>
                <w:rFonts w:ascii="Arial Narrow" w:hAnsi="Arial Narrow"/>
                <w:sz w:val="20"/>
                <w:szCs w:val="20"/>
              </w:rPr>
            </w:pPr>
          </w:p>
        </w:tc>
      </w:tr>
      <w:tr w:rsidR="0088689A" w:rsidRPr="0079037E" w:rsidTr="009A29E6">
        <w:trPr>
          <w:trHeight w:val="403"/>
        </w:trPr>
        <w:tc>
          <w:tcPr>
            <w:tcW w:w="867" w:type="pct"/>
            <w:gridSpan w:val="3"/>
            <w:vMerge/>
            <w:tcBorders>
              <w:top w:val="nil"/>
              <w:left w:val="nil"/>
              <w:bottom w:val="nil"/>
              <w:right w:val="nil"/>
            </w:tcBorders>
          </w:tcPr>
          <w:p w:rsidR="0088689A" w:rsidRPr="0079037E" w:rsidRDefault="0088689A" w:rsidP="00540E94">
            <w:pPr>
              <w:rPr>
                <w:rFonts w:ascii="Arial Narrow" w:hAnsi="Arial Narrow"/>
                <w:sz w:val="20"/>
                <w:szCs w:val="20"/>
              </w:rPr>
            </w:pPr>
          </w:p>
        </w:tc>
        <w:tc>
          <w:tcPr>
            <w:tcW w:w="4133" w:type="pct"/>
            <w:gridSpan w:val="8"/>
            <w:tcBorders>
              <w:top w:val="single" w:sz="4" w:space="0" w:color="auto"/>
              <w:left w:val="nil"/>
              <w:bottom w:val="single" w:sz="4" w:space="0" w:color="auto"/>
              <w:right w:val="nil"/>
            </w:tcBorders>
          </w:tcPr>
          <w:p w:rsidR="0088689A" w:rsidRPr="0079037E" w:rsidRDefault="0088689A" w:rsidP="00540E94">
            <w:pPr>
              <w:rPr>
                <w:rFonts w:ascii="Arial Narrow" w:hAnsi="Arial Narrow"/>
                <w:sz w:val="20"/>
                <w:szCs w:val="20"/>
              </w:rPr>
            </w:pPr>
          </w:p>
        </w:tc>
      </w:tr>
      <w:tr w:rsidR="0088689A" w:rsidRPr="0079037E" w:rsidTr="00B33029">
        <w:trPr>
          <w:trHeight w:val="479"/>
        </w:trPr>
        <w:tc>
          <w:tcPr>
            <w:tcW w:w="513" w:type="pct"/>
            <w:gridSpan w:val="2"/>
            <w:tcBorders>
              <w:top w:val="nil"/>
              <w:left w:val="nil"/>
              <w:bottom w:val="nil"/>
              <w:right w:val="nil"/>
            </w:tcBorders>
            <w:vAlign w:val="bottom"/>
          </w:tcPr>
          <w:p w:rsidR="0088689A" w:rsidRPr="0079037E" w:rsidRDefault="0088689A" w:rsidP="00540E94">
            <w:pPr>
              <w:rPr>
                <w:rFonts w:ascii="Arial Narrow" w:hAnsi="Arial Narrow"/>
                <w:sz w:val="20"/>
                <w:szCs w:val="20"/>
              </w:rPr>
            </w:pPr>
            <w:r w:rsidRPr="0079037E">
              <w:rPr>
                <w:rFonts w:ascii="Arial Narrow" w:hAnsi="Arial Narrow"/>
                <w:sz w:val="20"/>
                <w:szCs w:val="20"/>
              </w:rPr>
              <w:t>Tel. (day)</w:t>
            </w:r>
          </w:p>
        </w:tc>
        <w:tc>
          <w:tcPr>
            <w:tcW w:w="1994" w:type="pct"/>
            <w:gridSpan w:val="3"/>
            <w:tcBorders>
              <w:top w:val="nil"/>
              <w:left w:val="nil"/>
              <w:bottom w:val="single" w:sz="4" w:space="0" w:color="auto"/>
              <w:right w:val="nil"/>
            </w:tcBorders>
            <w:vAlign w:val="bottom"/>
          </w:tcPr>
          <w:p w:rsidR="0088689A" w:rsidRPr="0079037E" w:rsidRDefault="0088689A" w:rsidP="00540E94">
            <w:pPr>
              <w:rPr>
                <w:rFonts w:ascii="Arial Narrow" w:hAnsi="Arial Narrow"/>
                <w:sz w:val="20"/>
                <w:szCs w:val="20"/>
              </w:rPr>
            </w:pPr>
          </w:p>
        </w:tc>
        <w:tc>
          <w:tcPr>
            <w:tcW w:w="353" w:type="pct"/>
            <w:gridSpan w:val="2"/>
            <w:tcBorders>
              <w:top w:val="nil"/>
              <w:left w:val="nil"/>
              <w:bottom w:val="nil"/>
              <w:right w:val="nil"/>
            </w:tcBorders>
            <w:vAlign w:val="bottom"/>
          </w:tcPr>
          <w:p w:rsidR="0088689A" w:rsidRPr="0079037E" w:rsidRDefault="0088689A" w:rsidP="00540E94">
            <w:pPr>
              <w:rPr>
                <w:rFonts w:ascii="Arial Narrow" w:hAnsi="Arial Narrow"/>
                <w:sz w:val="20"/>
                <w:szCs w:val="20"/>
              </w:rPr>
            </w:pPr>
            <w:r w:rsidRPr="0079037E">
              <w:rPr>
                <w:rFonts w:ascii="Arial Narrow" w:hAnsi="Arial Narrow"/>
                <w:sz w:val="20"/>
                <w:szCs w:val="20"/>
              </w:rPr>
              <w:t>Email</w:t>
            </w:r>
          </w:p>
        </w:tc>
        <w:tc>
          <w:tcPr>
            <w:tcW w:w="2139" w:type="pct"/>
            <w:gridSpan w:val="4"/>
            <w:tcBorders>
              <w:top w:val="nil"/>
              <w:left w:val="nil"/>
              <w:bottom w:val="single" w:sz="4" w:space="0" w:color="auto"/>
              <w:right w:val="nil"/>
            </w:tcBorders>
            <w:vAlign w:val="bottom"/>
          </w:tcPr>
          <w:p w:rsidR="0088689A" w:rsidRPr="0079037E" w:rsidRDefault="0088689A" w:rsidP="00540E94">
            <w:pPr>
              <w:rPr>
                <w:rFonts w:ascii="Arial Narrow" w:hAnsi="Arial Narrow"/>
                <w:sz w:val="20"/>
                <w:szCs w:val="20"/>
              </w:rPr>
            </w:pPr>
          </w:p>
        </w:tc>
      </w:tr>
      <w:tr w:rsidR="003877CD" w:rsidRPr="0079037E" w:rsidTr="003877CD">
        <w:trPr>
          <w:trHeight w:val="563"/>
        </w:trPr>
        <w:tc>
          <w:tcPr>
            <w:tcW w:w="5000" w:type="pct"/>
            <w:gridSpan w:val="11"/>
            <w:tcBorders>
              <w:top w:val="nil"/>
              <w:left w:val="nil"/>
              <w:bottom w:val="nil"/>
              <w:right w:val="nil"/>
            </w:tcBorders>
            <w:vAlign w:val="bottom"/>
          </w:tcPr>
          <w:p w:rsidR="003877CD" w:rsidRPr="0079037E" w:rsidRDefault="003877CD" w:rsidP="0079037E">
            <w:pPr>
              <w:rPr>
                <w:rFonts w:ascii="Arial Narrow" w:hAnsi="Arial Narrow"/>
                <w:sz w:val="20"/>
                <w:szCs w:val="20"/>
              </w:rPr>
            </w:pPr>
            <w:r w:rsidRPr="0079037E">
              <w:rPr>
                <w:rFonts w:ascii="Arial Narrow" w:hAnsi="Arial Narrow"/>
                <w:b/>
                <w:sz w:val="20"/>
                <w:szCs w:val="20"/>
              </w:rPr>
              <w:t>Statement</w:t>
            </w:r>
            <w:r w:rsidR="0079037E">
              <w:rPr>
                <w:rFonts w:ascii="Arial Narrow" w:hAnsi="Arial Narrow"/>
                <w:b/>
                <w:sz w:val="20"/>
                <w:szCs w:val="20"/>
              </w:rPr>
              <w:t xml:space="preserve">: </w:t>
            </w:r>
            <w:r w:rsidR="0079037E" w:rsidRPr="0079037E">
              <w:rPr>
                <w:rFonts w:ascii="Arial Narrow" w:hAnsi="Arial Narrow"/>
                <w:sz w:val="20"/>
                <w:szCs w:val="20"/>
              </w:rPr>
              <w:t>I confirm that this project supports the School/ College/ Institute/ Service’s strategic objectives.</w:t>
            </w:r>
            <w:r w:rsidR="0079037E">
              <w:rPr>
                <w:rFonts w:ascii="Arial Narrow" w:hAnsi="Arial Narrow"/>
                <w:sz w:val="20"/>
                <w:szCs w:val="20"/>
              </w:rPr>
              <w:t xml:space="preserve"> </w:t>
            </w:r>
            <w:r w:rsidR="0079037E" w:rsidRPr="0079037E">
              <w:rPr>
                <w:rFonts w:ascii="Arial Narrow" w:hAnsi="Arial Narrow"/>
                <w:sz w:val="20"/>
                <w:szCs w:val="20"/>
              </w:rPr>
              <w:t>If necessary, I am available to discuss this application</w:t>
            </w:r>
          </w:p>
        </w:tc>
      </w:tr>
      <w:tr w:rsidR="00CE203C" w:rsidRPr="0079037E" w:rsidTr="00B33029">
        <w:trPr>
          <w:trHeight w:val="388"/>
        </w:trPr>
        <w:tc>
          <w:tcPr>
            <w:tcW w:w="415" w:type="pct"/>
            <w:tcBorders>
              <w:top w:val="nil"/>
              <w:left w:val="nil"/>
              <w:bottom w:val="nil"/>
              <w:right w:val="nil"/>
            </w:tcBorders>
            <w:tcMar>
              <w:bottom w:w="85" w:type="dxa"/>
            </w:tcMar>
            <w:vAlign w:val="bottom"/>
          </w:tcPr>
          <w:p w:rsidR="00CE203C" w:rsidRPr="0079037E" w:rsidRDefault="00CE203C" w:rsidP="00CE203C">
            <w:pPr>
              <w:rPr>
                <w:rFonts w:ascii="Arial Narrow" w:hAnsi="Arial Narrow"/>
                <w:sz w:val="20"/>
                <w:szCs w:val="20"/>
              </w:rPr>
            </w:pPr>
            <w:r w:rsidRPr="0079037E">
              <w:rPr>
                <w:rFonts w:ascii="Arial Narrow" w:hAnsi="Arial Narrow"/>
                <w:sz w:val="20"/>
                <w:szCs w:val="20"/>
              </w:rPr>
              <w:t>Signed</w:t>
            </w:r>
          </w:p>
        </w:tc>
        <w:tc>
          <w:tcPr>
            <w:tcW w:w="2264" w:type="pct"/>
            <w:gridSpan w:val="5"/>
            <w:tcBorders>
              <w:top w:val="nil"/>
              <w:left w:val="nil"/>
              <w:bottom w:val="single" w:sz="4" w:space="0" w:color="auto"/>
              <w:right w:val="nil"/>
            </w:tcBorders>
          </w:tcPr>
          <w:p w:rsidR="00CE203C" w:rsidRPr="0079037E" w:rsidRDefault="00CE203C" w:rsidP="00E442A3">
            <w:pPr>
              <w:rPr>
                <w:rFonts w:ascii="Arial Narrow" w:hAnsi="Arial Narrow"/>
                <w:sz w:val="20"/>
                <w:szCs w:val="20"/>
              </w:rPr>
            </w:pPr>
          </w:p>
        </w:tc>
        <w:tc>
          <w:tcPr>
            <w:tcW w:w="362" w:type="pct"/>
            <w:gridSpan w:val="3"/>
            <w:tcBorders>
              <w:top w:val="nil"/>
              <w:left w:val="nil"/>
              <w:bottom w:val="nil"/>
              <w:right w:val="nil"/>
            </w:tcBorders>
            <w:tcMar>
              <w:bottom w:w="85" w:type="dxa"/>
            </w:tcMar>
            <w:vAlign w:val="bottom"/>
          </w:tcPr>
          <w:p w:rsidR="00CE203C" w:rsidRPr="0079037E" w:rsidRDefault="00CE203C" w:rsidP="00CE203C">
            <w:pPr>
              <w:rPr>
                <w:rFonts w:ascii="Arial Narrow" w:hAnsi="Arial Narrow"/>
                <w:sz w:val="20"/>
                <w:szCs w:val="20"/>
              </w:rPr>
            </w:pPr>
            <w:r w:rsidRPr="0079037E">
              <w:rPr>
                <w:rFonts w:ascii="Arial Narrow" w:hAnsi="Arial Narrow"/>
                <w:sz w:val="20"/>
                <w:szCs w:val="20"/>
              </w:rPr>
              <w:t>Date</w:t>
            </w:r>
          </w:p>
        </w:tc>
        <w:tc>
          <w:tcPr>
            <w:tcW w:w="1959" w:type="pct"/>
            <w:gridSpan w:val="2"/>
            <w:tcBorders>
              <w:top w:val="nil"/>
              <w:left w:val="nil"/>
              <w:bottom w:val="single" w:sz="4" w:space="0" w:color="auto"/>
              <w:right w:val="nil"/>
            </w:tcBorders>
          </w:tcPr>
          <w:p w:rsidR="00CE203C" w:rsidRPr="0079037E" w:rsidRDefault="00CE203C" w:rsidP="00E442A3">
            <w:pPr>
              <w:rPr>
                <w:rFonts w:ascii="Arial Narrow" w:hAnsi="Arial Narrow"/>
                <w:sz w:val="20"/>
                <w:szCs w:val="20"/>
              </w:rPr>
            </w:pPr>
          </w:p>
        </w:tc>
      </w:tr>
      <w:tr w:rsidR="00982992" w:rsidRPr="0079037E" w:rsidTr="00982992">
        <w:trPr>
          <w:trHeight w:val="575"/>
        </w:trPr>
        <w:tc>
          <w:tcPr>
            <w:tcW w:w="1679" w:type="pct"/>
            <w:gridSpan w:val="4"/>
            <w:tcBorders>
              <w:top w:val="nil"/>
              <w:left w:val="nil"/>
              <w:bottom w:val="nil"/>
              <w:right w:val="nil"/>
            </w:tcBorders>
          </w:tcPr>
          <w:p w:rsidR="00982992" w:rsidRPr="00B33029" w:rsidRDefault="00982992" w:rsidP="001936DF">
            <w:pPr>
              <w:spacing w:before="240"/>
              <w:rPr>
                <w:rFonts w:ascii="Arial Narrow" w:hAnsi="Arial Narrow"/>
                <w:b/>
                <w:sz w:val="20"/>
                <w:szCs w:val="20"/>
              </w:rPr>
            </w:pPr>
            <w:r w:rsidRPr="00B33029">
              <w:rPr>
                <w:rFonts w:ascii="Arial Narrow" w:hAnsi="Arial Narrow"/>
                <w:b/>
                <w:sz w:val="20"/>
                <w:szCs w:val="20"/>
              </w:rPr>
              <w:t xml:space="preserve">Please return the signed and completed </w:t>
            </w:r>
            <w:r w:rsidR="001936DF">
              <w:rPr>
                <w:rFonts w:ascii="Arial Narrow" w:hAnsi="Arial Narrow"/>
                <w:b/>
                <w:sz w:val="20"/>
                <w:szCs w:val="20"/>
              </w:rPr>
              <w:t xml:space="preserve">form </w:t>
            </w:r>
            <w:r w:rsidRPr="00B33029">
              <w:rPr>
                <w:rFonts w:ascii="Arial Narrow" w:hAnsi="Arial Narrow"/>
                <w:b/>
                <w:sz w:val="20"/>
                <w:szCs w:val="20"/>
              </w:rPr>
              <w:t>by the deadline date to:</w:t>
            </w:r>
          </w:p>
          <w:p w:rsidR="00982992" w:rsidRDefault="00982992" w:rsidP="00540E94">
            <w:pPr>
              <w:rPr>
                <w:rFonts w:ascii="Arial Narrow" w:hAnsi="Arial Narrow"/>
                <w:sz w:val="20"/>
                <w:szCs w:val="20"/>
              </w:rPr>
            </w:pPr>
          </w:p>
        </w:tc>
        <w:tc>
          <w:tcPr>
            <w:tcW w:w="3321" w:type="pct"/>
            <w:gridSpan w:val="7"/>
            <w:tcBorders>
              <w:top w:val="nil"/>
              <w:left w:val="nil"/>
              <w:bottom w:val="nil"/>
              <w:right w:val="nil"/>
            </w:tcBorders>
          </w:tcPr>
          <w:p w:rsidR="00982992" w:rsidRDefault="00982992" w:rsidP="001936DF">
            <w:pPr>
              <w:spacing w:before="240"/>
              <w:rPr>
                <w:rFonts w:ascii="Arial Narrow" w:hAnsi="Arial Narrow"/>
                <w:sz w:val="20"/>
                <w:szCs w:val="20"/>
              </w:rPr>
            </w:pPr>
            <w:r>
              <w:rPr>
                <w:rFonts w:ascii="Arial Narrow" w:hAnsi="Arial Narrow"/>
                <w:sz w:val="20"/>
                <w:szCs w:val="20"/>
              </w:rPr>
              <w:t>Clerk to Chancellor’s Fund Advisory Board</w:t>
            </w:r>
          </w:p>
          <w:p w:rsidR="00982992" w:rsidRDefault="00982992" w:rsidP="00982992">
            <w:pPr>
              <w:rPr>
                <w:rFonts w:ascii="Arial Narrow" w:hAnsi="Arial Narrow"/>
                <w:sz w:val="20"/>
                <w:szCs w:val="20"/>
              </w:rPr>
            </w:pPr>
            <w:smartTag w:uri="urn:schemas-microsoft-com:office:smarttags" w:element="place">
              <w:smartTag w:uri="urn:schemas-microsoft-com:office:smarttags" w:element="PlaceType">
                <w:r>
                  <w:rPr>
                    <w:rFonts w:ascii="Arial Narrow" w:hAnsi="Arial Narrow"/>
                    <w:sz w:val="20"/>
                    <w:szCs w:val="20"/>
                  </w:rPr>
                  <w:t>University</w:t>
                </w:r>
              </w:smartTag>
              <w:r>
                <w:rPr>
                  <w:rFonts w:ascii="Arial Narrow" w:hAnsi="Arial Narrow"/>
                  <w:sz w:val="20"/>
                  <w:szCs w:val="20"/>
                </w:rPr>
                <w:t xml:space="preserve"> of </w:t>
              </w:r>
              <w:smartTag w:uri="urn:schemas-microsoft-com:office:smarttags" w:element="PlaceName">
                <w:r>
                  <w:rPr>
                    <w:rFonts w:ascii="Arial Narrow" w:hAnsi="Arial Narrow"/>
                    <w:sz w:val="20"/>
                    <w:szCs w:val="20"/>
                  </w:rPr>
                  <w:t>Glasgow</w:t>
                </w:r>
              </w:smartTag>
            </w:smartTag>
            <w:r>
              <w:rPr>
                <w:rFonts w:ascii="Arial Narrow" w:hAnsi="Arial Narrow"/>
                <w:sz w:val="20"/>
                <w:szCs w:val="20"/>
              </w:rPr>
              <w:t xml:space="preserve"> Development and Alumni Office</w:t>
            </w:r>
          </w:p>
          <w:p w:rsidR="00982992" w:rsidRDefault="00982992" w:rsidP="00540E94">
            <w:pPr>
              <w:rPr>
                <w:rFonts w:ascii="Arial Narrow" w:hAnsi="Arial Narrow"/>
                <w:sz w:val="20"/>
                <w:szCs w:val="20"/>
              </w:rPr>
            </w:pPr>
            <w:r>
              <w:rPr>
                <w:rFonts w:ascii="Arial Narrow" w:hAnsi="Arial Narrow"/>
                <w:sz w:val="20"/>
                <w:szCs w:val="20"/>
              </w:rPr>
              <w:t>3 The Square</w:t>
            </w:r>
          </w:p>
          <w:p w:rsidR="00982992" w:rsidRPr="0079037E" w:rsidRDefault="00982992" w:rsidP="00540E94">
            <w:pPr>
              <w:rPr>
                <w:rFonts w:ascii="Arial Narrow" w:hAnsi="Arial Narrow"/>
                <w:sz w:val="20"/>
                <w:szCs w:val="20"/>
              </w:rPr>
            </w:pPr>
            <w:smartTag w:uri="urn:schemas-microsoft-com:office:smarttags" w:element="City">
              <w:smartTag w:uri="urn:schemas-microsoft-com:office:smarttags" w:element="place">
                <w:r>
                  <w:rPr>
                    <w:rFonts w:ascii="Arial Narrow" w:hAnsi="Arial Narrow"/>
                    <w:sz w:val="20"/>
                    <w:szCs w:val="20"/>
                  </w:rPr>
                  <w:t>Glasgow</w:t>
                </w:r>
              </w:smartTag>
            </w:smartTag>
            <w:r>
              <w:rPr>
                <w:rFonts w:ascii="Arial Narrow" w:hAnsi="Arial Narrow"/>
                <w:sz w:val="20"/>
                <w:szCs w:val="20"/>
              </w:rPr>
              <w:t xml:space="preserve">  G12 8QQ</w:t>
            </w:r>
          </w:p>
        </w:tc>
      </w:tr>
    </w:tbl>
    <w:p w:rsidR="0049019B" w:rsidRDefault="0049019B" w:rsidP="00FB65D7">
      <w:pPr>
        <w:rPr>
          <w:rFonts w:ascii="Arial Narrow" w:hAnsi="Arial Narrow"/>
        </w:rPr>
      </w:pPr>
    </w:p>
    <w:p w:rsidR="00F84235" w:rsidRDefault="00F84235" w:rsidP="00FB65D7">
      <w:pPr>
        <w:rPr>
          <w:rFonts w:ascii="Arial Narrow" w:hAnsi="Arial Narrow"/>
        </w:rPr>
      </w:pPr>
    </w:p>
    <w:p w:rsidR="00F84235" w:rsidRDefault="00F84235">
      <w:pPr>
        <w:rPr>
          <w:rFonts w:ascii="Arial Narrow" w:hAnsi="Arial Narrow"/>
        </w:rPr>
      </w:pPr>
      <w:r>
        <w:rPr>
          <w:rFonts w:ascii="Arial Narrow" w:hAnsi="Arial Narrow"/>
        </w:rPr>
        <w:br w:type="page"/>
      </w:r>
    </w:p>
    <w:p w:rsidR="00DB5AD5" w:rsidRDefault="00DB5AD5" w:rsidP="001F7D21">
      <w:pPr>
        <w:pStyle w:val="Heading1"/>
      </w:pPr>
      <w:r>
        <w:lastRenderedPageBreak/>
        <w:t>Appendix: Example renderings of a Lexis Cube</w:t>
      </w:r>
    </w:p>
    <w:p w:rsidR="00F84235" w:rsidRDefault="00F84235" w:rsidP="00FB65D7">
      <w:pPr>
        <w:rPr>
          <w:rFonts w:ascii="Arial Narrow" w:hAnsi="Arial Narrow"/>
        </w:rPr>
      </w:pPr>
      <w:r>
        <w:rPr>
          <w:rFonts w:ascii="Arial Narrow" w:hAnsi="Arial Narrow"/>
          <w:noProof/>
          <w:lang w:eastAsia="en-GB"/>
        </w:rPr>
        <w:drawing>
          <wp:inline distT="0" distB="0" distL="0" distR="0">
            <wp:extent cx="6181725" cy="2981325"/>
            <wp:effectExtent l="0" t="0" r="0" b="0"/>
            <wp:docPr id="9" name="Picture 3" descr="X:\PROJECTS\Chancellers Fund\Renderings\snapshot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X:\PROJECTS\Chancellers Fund\Renderings\snapshot00.png"/>
                    <pic:cNvPicPr>
                      <a:picLocks noChangeAspect="1" noChangeArrowheads="1"/>
                    </pic:cNvPicPr>
                  </pic:nvPicPr>
                  <pic:blipFill>
                    <a:blip r:embed="rId13" cstate="print"/>
                    <a:srcRect/>
                    <a:stretch>
                      <a:fillRect/>
                    </a:stretch>
                  </pic:blipFill>
                  <pic:spPr bwMode="auto">
                    <a:xfrm>
                      <a:off x="0" y="0"/>
                      <a:ext cx="6181725" cy="2981325"/>
                    </a:xfrm>
                    <a:prstGeom prst="rect">
                      <a:avLst/>
                    </a:prstGeom>
                    <a:noFill/>
                    <a:ln w="9525">
                      <a:noFill/>
                      <a:miter lim="800000"/>
                      <a:headEnd/>
                      <a:tailEnd/>
                    </a:ln>
                  </pic:spPr>
                </pic:pic>
              </a:graphicData>
            </a:graphic>
          </wp:inline>
        </w:drawing>
      </w:r>
      <w:r>
        <w:rPr>
          <w:rFonts w:ascii="Arial Narrow" w:hAnsi="Arial Narrow"/>
          <w:noProof/>
          <w:lang w:eastAsia="en-GB"/>
        </w:rPr>
        <w:drawing>
          <wp:inline distT="0" distB="0" distL="0" distR="0">
            <wp:extent cx="6181725" cy="2981325"/>
            <wp:effectExtent l="0" t="0" r="0" b="0"/>
            <wp:docPr id="10" name="Picture 4" descr="X:\PROJECTS\Chancellers Fund\Renderings\snapshot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X:\PROJECTS\Chancellers Fund\Renderings\snapshot01.png"/>
                    <pic:cNvPicPr>
                      <a:picLocks noChangeAspect="1" noChangeArrowheads="1"/>
                    </pic:cNvPicPr>
                  </pic:nvPicPr>
                  <pic:blipFill>
                    <a:blip r:embed="rId14" cstate="print"/>
                    <a:srcRect/>
                    <a:stretch>
                      <a:fillRect/>
                    </a:stretch>
                  </pic:blipFill>
                  <pic:spPr bwMode="auto">
                    <a:xfrm>
                      <a:off x="0" y="0"/>
                      <a:ext cx="6181725" cy="2981325"/>
                    </a:xfrm>
                    <a:prstGeom prst="rect">
                      <a:avLst/>
                    </a:prstGeom>
                    <a:noFill/>
                    <a:ln w="9525">
                      <a:noFill/>
                      <a:miter lim="800000"/>
                      <a:headEnd/>
                      <a:tailEnd/>
                    </a:ln>
                  </pic:spPr>
                </pic:pic>
              </a:graphicData>
            </a:graphic>
          </wp:inline>
        </w:drawing>
      </w:r>
      <w:r>
        <w:rPr>
          <w:rFonts w:ascii="Arial Narrow" w:hAnsi="Arial Narrow"/>
          <w:noProof/>
          <w:lang w:eastAsia="en-GB"/>
        </w:rPr>
        <w:drawing>
          <wp:inline distT="0" distB="0" distL="0" distR="0">
            <wp:extent cx="6181725" cy="2981325"/>
            <wp:effectExtent l="0" t="0" r="0" b="0"/>
            <wp:docPr id="11" name="Picture 5" descr="X:\PROJECTS\Chancellers Fund\Renderings\snapshot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X:\PROJECTS\Chancellers Fund\Renderings\snapshot02.png"/>
                    <pic:cNvPicPr>
                      <a:picLocks noChangeAspect="1" noChangeArrowheads="1"/>
                    </pic:cNvPicPr>
                  </pic:nvPicPr>
                  <pic:blipFill>
                    <a:blip r:embed="rId15" cstate="print"/>
                    <a:srcRect/>
                    <a:stretch>
                      <a:fillRect/>
                    </a:stretch>
                  </pic:blipFill>
                  <pic:spPr bwMode="auto">
                    <a:xfrm>
                      <a:off x="0" y="0"/>
                      <a:ext cx="6181725" cy="2981325"/>
                    </a:xfrm>
                    <a:prstGeom prst="rect">
                      <a:avLst/>
                    </a:prstGeom>
                    <a:noFill/>
                    <a:ln w="9525">
                      <a:noFill/>
                      <a:miter lim="800000"/>
                      <a:headEnd/>
                      <a:tailEnd/>
                    </a:ln>
                  </pic:spPr>
                </pic:pic>
              </a:graphicData>
            </a:graphic>
          </wp:inline>
        </w:drawing>
      </w:r>
      <w:r>
        <w:rPr>
          <w:rFonts w:ascii="Arial Narrow" w:hAnsi="Arial Narrow"/>
          <w:noProof/>
          <w:lang w:eastAsia="en-GB"/>
        </w:rPr>
        <w:lastRenderedPageBreak/>
        <w:drawing>
          <wp:inline distT="0" distB="0" distL="0" distR="0">
            <wp:extent cx="6181725" cy="2981325"/>
            <wp:effectExtent l="0" t="0" r="0" b="0"/>
            <wp:docPr id="12" name="Picture 6" descr="X:\PROJECTS\Chancellers Fund\Renderings\snapshot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X:\PROJECTS\Chancellers Fund\Renderings\snapshot03.png"/>
                    <pic:cNvPicPr>
                      <a:picLocks noChangeAspect="1" noChangeArrowheads="1"/>
                    </pic:cNvPicPr>
                  </pic:nvPicPr>
                  <pic:blipFill>
                    <a:blip r:embed="rId16" cstate="print"/>
                    <a:srcRect/>
                    <a:stretch>
                      <a:fillRect/>
                    </a:stretch>
                  </pic:blipFill>
                  <pic:spPr bwMode="auto">
                    <a:xfrm>
                      <a:off x="0" y="0"/>
                      <a:ext cx="6181725" cy="2981325"/>
                    </a:xfrm>
                    <a:prstGeom prst="rect">
                      <a:avLst/>
                    </a:prstGeom>
                    <a:noFill/>
                    <a:ln w="9525">
                      <a:noFill/>
                      <a:miter lim="800000"/>
                      <a:headEnd/>
                      <a:tailEnd/>
                    </a:ln>
                  </pic:spPr>
                </pic:pic>
              </a:graphicData>
            </a:graphic>
          </wp:inline>
        </w:drawing>
      </w:r>
      <w:r>
        <w:rPr>
          <w:rFonts w:ascii="Arial Narrow" w:hAnsi="Arial Narrow"/>
          <w:noProof/>
          <w:lang w:eastAsia="en-GB"/>
        </w:rPr>
        <w:drawing>
          <wp:inline distT="0" distB="0" distL="0" distR="0">
            <wp:extent cx="6181725" cy="2981325"/>
            <wp:effectExtent l="0" t="0" r="0" b="0"/>
            <wp:docPr id="13" name="Picture 7" descr="X:\PROJECTS\Chancellers Fund\Renderings\snapshot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X:\PROJECTS\Chancellers Fund\Renderings\snapshot04.png"/>
                    <pic:cNvPicPr>
                      <a:picLocks noChangeAspect="1" noChangeArrowheads="1"/>
                    </pic:cNvPicPr>
                  </pic:nvPicPr>
                  <pic:blipFill>
                    <a:blip r:embed="rId17" cstate="print"/>
                    <a:srcRect/>
                    <a:stretch>
                      <a:fillRect/>
                    </a:stretch>
                  </pic:blipFill>
                  <pic:spPr bwMode="auto">
                    <a:xfrm>
                      <a:off x="0" y="0"/>
                      <a:ext cx="6181725" cy="2981325"/>
                    </a:xfrm>
                    <a:prstGeom prst="rect">
                      <a:avLst/>
                    </a:prstGeom>
                    <a:noFill/>
                    <a:ln w="9525">
                      <a:noFill/>
                      <a:miter lim="800000"/>
                      <a:headEnd/>
                      <a:tailEnd/>
                    </a:ln>
                  </pic:spPr>
                </pic:pic>
              </a:graphicData>
            </a:graphic>
          </wp:inline>
        </w:drawing>
      </w:r>
    </w:p>
    <w:p w:rsidR="00F84235" w:rsidRDefault="00F84235" w:rsidP="00FB65D7">
      <w:pPr>
        <w:rPr>
          <w:rFonts w:ascii="Arial Narrow" w:hAnsi="Arial Narrow"/>
          <w:noProof/>
          <w:lang w:eastAsia="en-GB"/>
        </w:rPr>
      </w:pPr>
    </w:p>
    <w:p w:rsidR="00F84235" w:rsidRDefault="00F84235" w:rsidP="00FB65D7">
      <w:pPr>
        <w:rPr>
          <w:rFonts w:ascii="Arial Narrow" w:hAnsi="Arial Narrow"/>
        </w:rPr>
      </w:pPr>
    </w:p>
    <w:p w:rsidR="00F84235" w:rsidRPr="00786417" w:rsidRDefault="00F84235" w:rsidP="00FB65D7">
      <w:pPr>
        <w:rPr>
          <w:rFonts w:ascii="Arial Narrow" w:hAnsi="Arial Narrow"/>
        </w:rPr>
      </w:pPr>
    </w:p>
    <w:sectPr w:rsidR="00F84235" w:rsidRPr="00786417" w:rsidSect="00684DC8">
      <w:headerReference w:type="even" r:id="rId18"/>
      <w:headerReference w:type="default" r:id="rId19"/>
      <w:footerReference w:type="even" r:id="rId20"/>
      <w:footerReference w:type="default" r:id="rId21"/>
      <w:pgSz w:w="11906" w:h="16838"/>
      <w:pgMar w:top="567" w:right="1077" w:bottom="284" w:left="1077" w:header="709" w:footer="709" w:gutter="0"/>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27C47" w:rsidRDefault="00727C47">
      <w:r>
        <w:separator/>
      </w:r>
    </w:p>
  </w:endnote>
  <w:endnote w:type="continuationSeparator" w:id="0">
    <w:p w:rsidR="00727C47" w:rsidRDefault="00727C47">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74583" w:rsidRDefault="0071641A">
    <w:pPr>
      <w:pStyle w:val="Footer"/>
      <w:framePr w:wrap="around" w:vAnchor="text" w:hAnchor="margin" w:xAlign="center" w:y="1"/>
      <w:rPr>
        <w:rStyle w:val="PageNumber"/>
      </w:rPr>
    </w:pPr>
    <w:r>
      <w:rPr>
        <w:rStyle w:val="PageNumber"/>
      </w:rPr>
      <w:fldChar w:fldCharType="begin"/>
    </w:r>
    <w:r w:rsidR="00574583">
      <w:rPr>
        <w:rStyle w:val="PageNumber"/>
      </w:rPr>
      <w:instrText xml:space="preserve">PAGE  </w:instrText>
    </w:r>
    <w:r>
      <w:rPr>
        <w:rStyle w:val="PageNumber"/>
      </w:rPr>
      <w:fldChar w:fldCharType="end"/>
    </w:r>
  </w:p>
  <w:p w:rsidR="00574583" w:rsidRDefault="00574583">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74583" w:rsidRDefault="00C9142D" w:rsidP="00C9142D">
    <w:pPr>
      <w:pStyle w:val="Footer"/>
    </w:pPr>
    <w:r>
      <w:tab/>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27C47" w:rsidRDefault="00727C47">
      <w:r>
        <w:separator/>
      </w:r>
    </w:p>
  </w:footnote>
  <w:footnote w:type="continuationSeparator" w:id="0">
    <w:p w:rsidR="00727C47" w:rsidRDefault="00727C47">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74583" w:rsidRDefault="0071641A">
    <w:pPr>
      <w:pStyle w:val="Header"/>
      <w:framePr w:wrap="around" w:vAnchor="text" w:hAnchor="margin" w:xAlign="right" w:y="1"/>
      <w:rPr>
        <w:rStyle w:val="PageNumber"/>
      </w:rPr>
    </w:pPr>
    <w:r>
      <w:rPr>
        <w:rStyle w:val="PageNumber"/>
      </w:rPr>
      <w:fldChar w:fldCharType="begin"/>
    </w:r>
    <w:r w:rsidR="00574583">
      <w:rPr>
        <w:rStyle w:val="PageNumber"/>
      </w:rPr>
      <w:instrText xml:space="preserve">PAGE  </w:instrText>
    </w:r>
    <w:r>
      <w:rPr>
        <w:rStyle w:val="PageNumber"/>
      </w:rPr>
      <w:fldChar w:fldCharType="end"/>
    </w:r>
  </w:p>
  <w:p w:rsidR="00574583" w:rsidRDefault="00574583">
    <w:pPr>
      <w:pStyle w:val="Header"/>
      <w:ind w:right="360"/>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74583" w:rsidRDefault="00574583">
    <w:pPr>
      <w:pStyle w:val="Header"/>
      <w:framePr w:wrap="around" w:vAnchor="text" w:hAnchor="margin" w:xAlign="right" w:y="1"/>
      <w:rPr>
        <w:rStyle w:val="PageNumber"/>
      </w:rPr>
    </w:pPr>
  </w:p>
  <w:p w:rsidR="00574583" w:rsidRDefault="00574583">
    <w:pPr>
      <w:pStyle w:val="Header"/>
      <w:ind w:right="360"/>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355358"/>
    <w:multiLevelType w:val="hybridMultilevel"/>
    <w:tmpl w:val="760E6876"/>
    <w:lvl w:ilvl="0" w:tplc="309EA550">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stylePaneFormatFilter w:val="3F01"/>
  <w:defaultTabStop w:val="720"/>
  <w:noPunctuationKerning/>
  <w:characterSpacingControl w:val="doNotCompress"/>
  <w:footnotePr>
    <w:footnote w:id="-1"/>
    <w:footnote w:id="0"/>
  </w:footnotePr>
  <w:endnotePr>
    <w:endnote w:id="-1"/>
    <w:endnote w:id="0"/>
  </w:endnotePr>
  <w:compat/>
  <w:rsids>
    <w:rsidRoot w:val="00261CA0"/>
    <w:rsid w:val="00005F39"/>
    <w:rsid w:val="000429CE"/>
    <w:rsid w:val="0006553D"/>
    <w:rsid w:val="000A3D4F"/>
    <w:rsid w:val="000C223D"/>
    <w:rsid w:val="00127387"/>
    <w:rsid w:val="00153445"/>
    <w:rsid w:val="001936DF"/>
    <w:rsid w:val="001A0429"/>
    <w:rsid w:val="001C50C1"/>
    <w:rsid w:val="001E0CC3"/>
    <w:rsid w:val="001F7D21"/>
    <w:rsid w:val="00212543"/>
    <w:rsid w:val="00261CA0"/>
    <w:rsid w:val="0026263A"/>
    <w:rsid w:val="00270906"/>
    <w:rsid w:val="0031634B"/>
    <w:rsid w:val="00320FEA"/>
    <w:rsid w:val="003877CD"/>
    <w:rsid w:val="003F12BE"/>
    <w:rsid w:val="003F5E95"/>
    <w:rsid w:val="00401332"/>
    <w:rsid w:val="00430061"/>
    <w:rsid w:val="0049019B"/>
    <w:rsid w:val="004A1EFA"/>
    <w:rsid w:val="004E43FB"/>
    <w:rsid w:val="00540E94"/>
    <w:rsid w:val="005742FC"/>
    <w:rsid w:val="00574583"/>
    <w:rsid w:val="00597045"/>
    <w:rsid w:val="005B39EE"/>
    <w:rsid w:val="005C3318"/>
    <w:rsid w:val="005E10D1"/>
    <w:rsid w:val="005F0E82"/>
    <w:rsid w:val="005F4604"/>
    <w:rsid w:val="00684DC8"/>
    <w:rsid w:val="00696349"/>
    <w:rsid w:val="006C62FD"/>
    <w:rsid w:val="0070132F"/>
    <w:rsid w:val="0071641A"/>
    <w:rsid w:val="00727C47"/>
    <w:rsid w:val="00727E33"/>
    <w:rsid w:val="007340FF"/>
    <w:rsid w:val="00740B52"/>
    <w:rsid w:val="00762691"/>
    <w:rsid w:val="00784646"/>
    <w:rsid w:val="00786417"/>
    <w:rsid w:val="0079037E"/>
    <w:rsid w:val="007B55CC"/>
    <w:rsid w:val="007F0324"/>
    <w:rsid w:val="00884103"/>
    <w:rsid w:val="0088689A"/>
    <w:rsid w:val="008E2E3F"/>
    <w:rsid w:val="008F68D5"/>
    <w:rsid w:val="00914E82"/>
    <w:rsid w:val="00920D22"/>
    <w:rsid w:val="0092756B"/>
    <w:rsid w:val="00982716"/>
    <w:rsid w:val="00982992"/>
    <w:rsid w:val="009840AB"/>
    <w:rsid w:val="009A29E6"/>
    <w:rsid w:val="009B0863"/>
    <w:rsid w:val="009E4293"/>
    <w:rsid w:val="00A166AD"/>
    <w:rsid w:val="00A31CE8"/>
    <w:rsid w:val="00A4001F"/>
    <w:rsid w:val="00A86573"/>
    <w:rsid w:val="00B33029"/>
    <w:rsid w:val="00BB4917"/>
    <w:rsid w:val="00BC21AE"/>
    <w:rsid w:val="00BC4780"/>
    <w:rsid w:val="00BE0489"/>
    <w:rsid w:val="00C47AD1"/>
    <w:rsid w:val="00C731F5"/>
    <w:rsid w:val="00C741B5"/>
    <w:rsid w:val="00C83DD6"/>
    <w:rsid w:val="00C9142D"/>
    <w:rsid w:val="00CE203C"/>
    <w:rsid w:val="00CF091D"/>
    <w:rsid w:val="00CF19F3"/>
    <w:rsid w:val="00D52839"/>
    <w:rsid w:val="00DB5AD5"/>
    <w:rsid w:val="00DE4E29"/>
    <w:rsid w:val="00E442A3"/>
    <w:rsid w:val="00E81E25"/>
    <w:rsid w:val="00E84075"/>
    <w:rsid w:val="00EE5084"/>
    <w:rsid w:val="00F470B4"/>
    <w:rsid w:val="00F64486"/>
    <w:rsid w:val="00F809B3"/>
    <w:rsid w:val="00F84235"/>
    <w:rsid w:val="00F97D06"/>
    <w:rsid w:val="00FB65D7"/>
  </w:rsids>
  <m:mathPr>
    <m:mathFont m:val="Cambria Math"/>
    <m:brkBin m:val="before"/>
    <m:brkBinSub m:val="--"/>
    <m:smallFrac m:val="off"/>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ity"/>
  <w:smartTagType w:namespaceuri="urn:schemas-microsoft-com:office:smarttags" w:name="place"/>
  <w:smartTagType w:namespaceuri="urn:schemas-microsoft-com:office:smarttags" w:name="PlaceName"/>
  <w:smartTagType w:namespaceuri="urn:schemas-microsoft-com:office:smarttags" w:name="PlaceType"/>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71641A"/>
    <w:rPr>
      <w:sz w:val="24"/>
      <w:szCs w:val="24"/>
      <w:lang w:eastAsia="en-US"/>
    </w:rPr>
  </w:style>
  <w:style w:type="paragraph" w:styleId="Heading1">
    <w:name w:val="heading 1"/>
    <w:basedOn w:val="Normal"/>
    <w:next w:val="Normal"/>
    <w:qFormat/>
    <w:rsid w:val="0071641A"/>
    <w:pPr>
      <w:keepNext/>
      <w:jc w:val="center"/>
      <w:outlineLvl w:val="0"/>
    </w:pPr>
    <w:rPr>
      <w:rFonts w:ascii="Arial" w:hAnsi="Arial" w:cs="Arial"/>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71641A"/>
    <w:pPr>
      <w:tabs>
        <w:tab w:val="center" w:pos="4153"/>
        <w:tab w:val="right" w:pos="8306"/>
      </w:tabs>
    </w:pPr>
  </w:style>
  <w:style w:type="character" w:styleId="PageNumber">
    <w:name w:val="page number"/>
    <w:basedOn w:val="DefaultParagraphFont"/>
    <w:rsid w:val="0071641A"/>
  </w:style>
  <w:style w:type="paragraph" w:styleId="Footer">
    <w:name w:val="footer"/>
    <w:basedOn w:val="Normal"/>
    <w:rsid w:val="0071641A"/>
    <w:pPr>
      <w:tabs>
        <w:tab w:val="center" w:pos="4153"/>
        <w:tab w:val="right" w:pos="8306"/>
      </w:tabs>
    </w:pPr>
  </w:style>
  <w:style w:type="paragraph" w:styleId="BodyText">
    <w:name w:val="Body Text"/>
    <w:basedOn w:val="Normal"/>
    <w:rsid w:val="0071641A"/>
    <w:rPr>
      <w:rFonts w:ascii="Arial" w:hAnsi="Arial" w:cs="Arial"/>
      <w:b/>
      <w:bCs/>
      <w:sz w:val="20"/>
    </w:rPr>
  </w:style>
  <w:style w:type="paragraph" w:styleId="Caption">
    <w:name w:val="caption"/>
    <w:basedOn w:val="Normal"/>
    <w:next w:val="Normal"/>
    <w:qFormat/>
    <w:rsid w:val="0071641A"/>
    <w:pPr>
      <w:jc w:val="center"/>
    </w:pPr>
    <w:rPr>
      <w:rFonts w:ascii="Arial" w:hAnsi="Arial" w:cs="Arial"/>
      <w:b/>
      <w:bCs/>
      <w:sz w:val="28"/>
    </w:rPr>
  </w:style>
  <w:style w:type="paragraph" w:styleId="BalloonText">
    <w:name w:val="Balloon Text"/>
    <w:basedOn w:val="Normal"/>
    <w:semiHidden/>
    <w:rsid w:val="00C731F5"/>
    <w:rPr>
      <w:rFonts w:ascii="Tahoma" w:hAnsi="Tahoma" w:cs="Tahoma"/>
      <w:sz w:val="16"/>
      <w:szCs w:val="16"/>
    </w:rPr>
  </w:style>
  <w:style w:type="table" w:styleId="TableGrid">
    <w:name w:val="Table Grid"/>
    <w:basedOn w:val="TableNormal"/>
    <w:rsid w:val="00FB65D7"/>
    <w:rPr>
      <w:rFonts w:ascii="Arial" w:hAnsi="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ommentReference">
    <w:name w:val="annotation reference"/>
    <w:basedOn w:val="DefaultParagraphFont"/>
    <w:rsid w:val="00597045"/>
    <w:rPr>
      <w:sz w:val="16"/>
      <w:szCs w:val="16"/>
    </w:rPr>
  </w:style>
  <w:style w:type="paragraph" w:styleId="CommentText">
    <w:name w:val="annotation text"/>
    <w:basedOn w:val="Normal"/>
    <w:link w:val="CommentTextChar"/>
    <w:rsid w:val="00597045"/>
    <w:rPr>
      <w:sz w:val="20"/>
      <w:szCs w:val="20"/>
    </w:rPr>
  </w:style>
  <w:style w:type="character" w:customStyle="1" w:styleId="CommentTextChar">
    <w:name w:val="Comment Text Char"/>
    <w:basedOn w:val="DefaultParagraphFont"/>
    <w:link w:val="CommentText"/>
    <w:rsid w:val="00597045"/>
    <w:rPr>
      <w:lang w:eastAsia="en-US"/>
    </w:rPr>
  </w:style>
  <w:style w:type="paragraph" w:styleId="CommentSubject">
    <w:name w:val="annotation subject"/>
    <w:basedOn w:val="CommentText"/>
    <w:next w:val="CommentText"/>
    <w:link w:val="CommentSubjectChar"/>
    <w:rsid w:val="00597045"/>
    <w:rPr>
      <w:b/>
      <w:bCs/>
    </w:rPr>
  </w:style>
  <w:style w:type="character" w:customStyle="1" w:styleId="CommentSubjectChar">
    <w:name w:val="Comment Subject Char"/>
    <w:basedOn w:val="CommentTextChar"/>
    <w:link w:val="CommentSubject"/>
    <w:rsid w:val="00597045"/>
    <w:rPr>
      <w:b/>
      <w:bCs/>
    </w:rPr>
  </w:style>
  <w:style w:type="paragraph" w:styleId="DocumentMap">
    <w:name w:val="Document Map"/>
    <w:basedOn w:val="Normal"/>
    <w:semiHidden/>
    <w:rsid w:val="007340FF"/>
    <w:pPr>
      <w:shd w:val="clear" w:color="auto" w:fill="000080"/>
    </w:pPr>
    <w:rPr>
      <w:rFonts w:ascii="Tahoma" w:hAnsi="Tahoma" w:cs="Tahoma"/>
      <w:sz w:val="20"/>
      <w:szCs w:val="20"/>
    </w:rPr>
  </w:style>
  <w:style w:type="character" w:styleId="Hyperlink">
    <w:name w:val="Hyperlink"/>
    <w:basedOn w:val="DefaultParagraphFont"/>
    <w:rsid w:val="004E43FB"/>
    <w:rPr>
      <w:color w:val="0000FF" w:themeColor="hyperlink"/>
      <w:u w:val="single"/>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4.png"/><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footer" Target="footer2.xml"/><Relationship Id="rId7" Type="http://schemas.openxmlformats.org/officeDocument/2006/relationships/image" Target="media/image1.jpeg"/><Relationship Id="rId12" Type="http://schemas.openxmlformats.org/officeDocument/2006/relationships/hyperlink" Target="mailto:Jonathan.minton@glasgow.ac.uk" TargetMode="External"/><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emf"/><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hyperlink" Target="http://www.envplan.com/abstract.cgi?id=a130208g" TargetMode="External"/><Relationship Id="rId19"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hyperlink" Target="http://ije.oxfordjournals.org/content/42/4/1164.full" TargetMode="External"/><Relationship Id="rId14" Type="http://schemas.openxmlformats.org/officeDocument/2006/relationships/image" Target="media/image5.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TotalTime>
  <Pages>1</Pages>
  <Words>972</Words>
  <Characters>5541</Characters>
  <Application>Microsoft Office Word</Application>
  <DocSecurity>0</DocSecurity>
  <Lines>46</Lines>
  <Paragraphs>12</Paragraphs>
  <ScaleCrop>false</ScaleCrop>
  <HeadingPairs>
    <vt:vector size="2" baseType="variant">
      <vt:variant>
        <vt:lpstr>Title</vt:lpstr>
      </vt:variant>
      <vt:variant>
        <vt:i4>1</vt:i4>
      </vt:variant>
    </vt:vector>
  </HeadingPairs>
  <TitlesOfParts>
    <vt:vector size="1" baseType="lpstr">
      <vt:lpstr>CHANCELLOR’S FUND</vt:lpstr>
    </vt:vector>
  </TitlesOfParts>
  <Company>University of Glasgow</Company>
  <LinksUpToDate>false</LinksUpToDate>
  <CharactersWithSpaces>6501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CHANCELLOR’S FUND</dc:title>
  <dc:creator>Authorised User</dc:creator>
  <cp:lastModifiedBy>jm383x</cp:lastModifiedBy>
  <cp:revision>4</cp:revision>
  <cp:lastPrinted>2014-02-13T09:59:00Z</cp:lastPrinted>
  <dcterms:created xsi:type="dcterms:W3CDTF">2014-02-12T10:53:00Z</dcterms:created>
  <dcterms:modified xsi:type="dcterms:W3CDTF">2014-02-13T10:08:00Z</dcterms:modified>
</cp:coreProperties>
</file>